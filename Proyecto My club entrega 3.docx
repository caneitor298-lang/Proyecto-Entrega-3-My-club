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F2B1D" w14:textId="77777777" w:rsidR="0020288E" w:rsidRDefault="0020288E" w:rsidP="0020288E">
      <w:pPr>
        <w:jc w:val="center"/>
        <w:rPr>
          <w:ins w:id="0" w:author="DE LEON DE LEON, ROGELIO AUGUSTO" w:date="2026-09-24T17:35:00Z"/>
        </w:rPr>
      </w:pPr>
      <w:ins w:id="1" w:author="DE LEON DE LEON, ROGELIO AUGUSTO" w:date="2026-09-24T17:35:00Z">
        <w:r>
          <w:t>Universidad del Valle de Guatemala</w:t>
        </w:r>
      </w:ins>
    </w:p>
    <w:p w14:paraId="1E55BE6B" w14:textId="77777777" w:rsidR="0020288E" w:rsidRDefault="0020288E" w:rsidP="0020288E">
      <w:pPr>
        <w:jc w:val="center"/>
        <w:rPr>
          <w:ins w:id="2" w:author="DE LEON DE LEON, ROGELIO AUGUSTO" w:date="2026-09-24T17:35:00Z"/>
        </w:rPr>
      </w:pPr>
      <w:ins w:id="3" w:author="DE LEON DE LEON, ROGELIO AUGUSTO" w:date="2026-09-24T17:35:00Z">
        <w:r>
          <w:t>Facultad de Ingeniería</w:t>
        </w:r>
      </w:ins>
    </w:p>
    <w:p w14:paraId="5A76E244" w14:textId="77777777" w:rsidR="0020288E" w:rsidRDefault="0020288E" w:rsidP="0020288E">
      <w:pPr>
        <w:jc w:val="center"/>
        <w:rPr>
          <w:ins w:id="4" w:author="DE LEON DE LEON, ROGELIO AUGUSTO" w:date="2026-09-24T17:35:00Z"/>
        </w:rPr>
      </w:pPr>
      <w:ins w:id="5" w:author="DE LEON DE LEON, ROGELIO AUGUSTO" w:date="2026-09-24T17:35:00Z">
        <w:r>
          <w:t>Departamento de Ciencias de la Computación</w:t>
        </w:r>
      </w:ins>
    </w:p>
    <w:p w14:paraId="1DD32AEA" w14:textId="77777777" w:rsidR="0020288E" w:rsidRDefault="0020288E" w:rsidP="0020288E">
      <w:pPr>
        <w:rPr>
          <w:ins w:id="6" w:author="DE LEON DE LEON, ROGELIO AUGUSTO" w:date="2026-09-24T17:35:00Z"/>
        </w:rPr>
      </w:pPr>
    </w:p>
    <w:p w14:paraId="49220F2D" w14:textId="77777777" w:rsidR="0020288E" w:rsidRDefault="0020288E" w:rsidP="0020288E">
      <w:pPr>
        <w:pStyle w:val="Ttulo"/>
        <w:jc w:val="center"/>
        <w:rPr>
          <w:ins w:id="7" w:author="DE LEON DE LEON, ROGELIO AUGUSTO" w:date="2026-09-24T17:35:00Z"/>
        </w:rPr>
      </w:pPr>
      <w:ins w:id="8" w:author="DE LEON DE LEON, ROGELIO AUGUSTO" w:date="2026-09-24T17:35:00Z">
        <w:r>
          <w:t>My Club</w:t>
        </w:r>
      </w:ins>
    </w:p>
    <w:p w14:paraId="3AAD05B8" w14:textId="77777777" w:rsidR="0020288E" w:rsidRDefault="0020288E" w:rsidP="0020288E">
      <w:pPr>
        <w:pStyle w:val="Subttulo"/>
        <w:jc w:val="center"/>
        <w:rPr>
          <w:ins w:id="9" w:author="DE LEON DE LEON, ROGELIO AUGUSTO" w:date="2026-09-24T17:35:00Z"/>
        </w:rPr>
      </w:pPr>
      <w:ins w:id="10" w:author="DE LEON DE LEON, ROGELIO AUGUSTO" w:date="2026-09-24T17:35:00Z">
        <w:r>
          <w:t>Tercera entrega del proyecto</w:t>
        </w:r>
      </w:ins>
    </w:p>
    <w:p w14:paraId="1AC12B8D" w14:textId="77777777" w:rsidR="0020288E" w:rsidRDefault="0020288E" w:rsidP="0020288E">
      <w:pPr>
        <w:jc w:val="center"/>
        <w:rPr>
          <w:ins w:id="11" w:author="DE LEON DE LEON, ROGELIO AUGUSTO" w:date="2026-09-24T17:35:00Z"/>
        </w:rPr>
      </w:pPr>
      <w:ins w:id="12" w:author="DE LEON DE LEON, ROGELIO AUGUSTO" w:date="2026-09-24T17:35:00Z">
        <w:r>
          <w:t>CC2006 Programación Orientada a Objetos</w:t>
        </w:r>
        <w:r>
          <w:br/>
          <w:t>Semestre II de 2026</w:t>
        </w:r>
      </w:ins>
    </w:p>
    <w:p w14:paraId="7FB0938A" w14:textId="77777777" w:rsidR="0020288E" w:rsidRDefault="0020288E" w:rsidP="0020288E">
      <w:pPr>
        <w:rPr>
          <w:ins w:id="13" w:author="DE LEON DE LEON, ROGELIO AUGUSTO" w:date="2026-09-24T17:35:00Z"/>
        </w:rPr>
      </w:pPr>
      <w:ins w:id="14" w:author="DE LEON DE LEON, ROGELIO AUGUSTO" w:date="2026-09-24T17:35:00Z">
        <w:r>
          <w:t>Fecha de entrega:24/9/2026</w:t>
        </w:r>
      </w:ins>
    </w:p>
    <w:tbl>
      <w:tblPr>
        <w:tblW w:w="0" w:type="auto"/>
        <w:jc w:val="center"/>
        <w:tblLayout w:type="fixed"/>
        <w:tblLook w:val="04A0" w:firstRow="1" w:lastRow="0" w:firstColumn="1" w:lastColumn="0" w:noHBand="0" w:noVBand="1"/>
      </w:tblPr>
      <w:tblGrid>
        <w:gridCol w:w="8064"/>
        <w:gridCol w:w="2016"/>
      </w:tblGrid>
      <w:tr w:rsidR="0020288E" w14:paraId="69405C24" w14:textId="77777777" w:rsidTr="004B51D6">
        <w:trPr>
          <w:cantSplit/>
          <w:tblHeader/>
          <w:jc w:val="center"/>
          <w:ins w:id="15" w:author="DE LEON DE LEON, ROGELIO AUGUSTO" w:date="2026-09-24T17:35:00Z"/>
        </w:trPr>
        <w:tc>
          <w:tcPr>
            <w:tcW w:w="80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41914BD" w14:textId="77777777" w:rsidR="0020288E" w:rsidRDefault="0020288E" w:rsidP="004B51D6">
            <w:pPr>
              <w:spacing w:before="20" w:after="20" w:line="245" w:lineRule="auto"/>
              <w:rPr>
                <w:ins w:id="16" w:author="DE LEON DE LEON, ROGELIO AUGUSTO" w:date="2026-09-24T17:35:00Z"/>
              </w:rPr>
            </w:pPr>
            <w:ins w:id="17" w:author="DE LEON DE LEON, ROGELIO AUGUSTO" w:date="2026-09-24T17:35:00Z">
              <w:r>
                <w:rPr>
                  <w:b/>
                </w:rPr>
                <w:t>Integrante</w:t>
              </w:r>
            </w:ins>
          </w:p>
        </w:tc>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13D5706" w14:textId="77777777" w:rsidR="0020288E" w:rsidRDefault="0020288E" w:rsidP="004B51D6">
            <w:pPr>
              <w:spacing w:before="20" w:after="20" w:line="245" w:lineRule="auto"/>
              <w:rPr>
                <w:ins w:id="18" w:author="DE LEON DE LEON, ROGELIO AUGUSTO" w:date="2026-09-24T17:35:00Z"/>
              </w:rPr>
            </w:pPr>
            <w:ins w:id="19" w:author="DE LEON DE LEON, ROGELIO AUGUSTO" w:date="2026-09-24T17:35:00Z">
              <w:r>
                <w:rPr>
                  <w:b/>
                </w:rPr>
                <w:t>Carné</w:t>
              </w:r>
            </w:ins>
          </w:p>
        </w:tc>
      </w:tr>
      <w:tr w:rsidR="0020288E" w14:paraId="1E229DBE" w14:textId="77777777" w:rsidTr="004B51D6">
        <w:trPr>
          <w:cantSplit/>
          <w:jc w:val="center"/>
          <w:ins w:id="20" w:author="DE LEON DE LEON, ROGELIO AUGUSTO" w:date="2026-09-24T17:35:00Z"/>
        </w:trPr>
        <w:tc>
          <w:tcPr>
            <w:tcW w:w="80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1BBE8C" w14:textId="77777777" w:rsidR="0020288E" w:rsidRDefault="0020288E" w:rsidP="004B51D6">
            <w:pPr>
              <w:spacing w:before="20" w:after="20" w:line="245" w:lineRule="auto"/>
              <w:rPr>
                <w:ins w:id="21" w:author="DE LEON DE LEON, ROGELIO AUGUSTO" w:date="2026-09-24T17:35:00Z"/>
              </w:rPr>
            </w:pPr>
            <w:ins w:id="22" w:author="DE LEON DE LEON, ROGELIO AUGUSTO" w:date="2026-09-24T17:35:00Z">
              <w:r>
                <w:t>Jorge Emilio Cano Itzep</w:t>
              </w:r>
            </w:ins>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69E928" w14:textId="77777777" w:rsidR="0020288E" w:rsidRDefault="0020288E" w:rsidP="004B51D6">
            <w:pPr>
              <w:spacing w:before="20" w:after="20" w:line="245" w:lineRule="auto"/>
              <w:rPr>
                <w:ins w:id="23" w:author="DE LEON DE LEON, ROGELIO AUGUSTO" w:date="2026-09-24T17:35:00Z"/>
              </w:rPr>
            </w:pPr>
            <w:ins w:id="24" w:author="DE LEON DE LEON, ROGELIO AUGUSTO" w:date="2026-09-24T17:35:00Z">
              <w:r>
                <w:t>261523</w:t>
              </w:r>
            </w:ins>
          </w:p>
        </w:tc>
      </w:tr>
      <w:tr w:rsidR="0020288E" w14:paraId="2726A7F1" w14:textId="77777777" w:rsidTr="004B51D6">
        <w:trPr>
          <w:cantSplit/>
          <w:jc w:val="center"/>
          <w:ins w:id="25" w:author="DE LEON DE LEON, ROGELIO AUGUSTO" w:date="2026-09-24T17:35:00Z"/>
        </w:trPr>
        <w:tc>
          <w:tcPr>
            <w:tcW w:w="80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0A3F64" w14:textId="2864D812" w:rsidR="009C4FEA" w:rsidRDefault="0020288E" w:rsidP="004B51D6">
            <w:pPr>
              <w:spacing w:before="20" w:after="20" w:line="245" w:lineRule="auto"/>
              <w:rPr>
                <w:ins w:id="26" w:author="DE LEON DE LEON, ROGELIO AUGUSTO" w:date="2026-09-24T17:35:00Z"/>
              </w:rPr>
            </w:pPr>
            <w:ins w:id="27" w:author="DE LEON DE LEON, ROGELIO AUGUSTO" w:date="2026-09-24T17:35:00Z">
              <w:r>
                <w:t xml:space="preserve">Jonathan </w:t>
              </w:r>
            </w:ins>
            <w:ins w:id="28" w:author="Jonathan David Delgado Chavarria" w:date="2026-09-24T21:00:00Z">
              <w:r w:rsidR="009C4FEA">
                <w:t xml:space="preserve">David </w:t>
              </w:r>
            </w:ins>
            <w:ins w:id="29" w:author="DE LEON DE LEON, ROGELIO AUGUSTO" w:date="2026-09-24T17:35:00Z">
              <w:r>
                <w:t>Delgado</w:t>
              </w:r>
            </w:ins>
            <w:ins w:id="30" w:author="Jonathan David Delgado Chavarria" w:date="2026-09-24T21:00:00Z">
              <w:r w:rsidR="009C4FEA">
                <w:t xml:space="preserve"> Chavarria</w:t>
              </w:r>
            </w:ins>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2EB019" w14:textId="77777777" w:rsidR="0020288E" w:rsidRDefault="0020288E" w:rsidP="004B51D6">
            <w:pPr>
              <w:spacing w:before="20" w:after="20" w:line="245" w:lineRule="auto"/>
              <w:rPr>
                <w:ins w:id="31" w:author="DE LEON DE LEON, ROGELIO AUGUSTO" w:date="2026-09-24T17:35:00Z"/>
              </w:rPr>
            </w:pPr>
            <w:ins w:id="32" w:author="DE LEON DE LEON, ROGELIO AUGUSTO" w:date="2026-09-24T17:35:00Z">
              <w:r>
                <w:t>261861</w:t>
              </w:r>
            </w:ins>
          </w:p>
        </w:tc>
      </w:tr>
      <w:tr w:rsidR="0020288E" w14:paraId="631A660B" w14:textId="77777777" w:rsidTr="004B51D6">
        <w:trPr>
          <w:cantSplit/>
          <w:jc w:val="center"/>
          <w:ins w:id="33" w:author="DE LEON DE LEON, ROGELIO AUGUSTO" w:date="2026-09-24T17:35:00Z"/>
        </w:trPr>
        <w:tc>
          <w:tcPr>
            <w:tcW w:w="80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05A1F2" w14:textId="77777777" w:rsidR="0020288E" w:rsidRDefault="0020288E" w:rsidP="004B51D6">
            <w:pPr>
              <w:spacing w:before="20" w:after="20" w:line="245" w:lineRule="auto"/>
              <w:rPr>
                <w:ins w:id="34" w:author="DE LEON DE LEON, ROGELIO AUGUSTO" w:date="2026-09-24T17:35:00Z"/>
              </w:rPr>
            </w:pPr>
            <w:ins w:id="35" w:author="DE LEON DE LEON, ROGELIO AUGUSTO" w:date="2026-09-24T17:35:00Z">
              <w:r>
                <w:t>Rogelio De León</w:t>
              </w:r>
            </w:ins>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2268C7" w14:textId="77777777" w:rsidR="0020288E" w:rsidRDefault="0020288E" w:rsidP="004B51D6">
            <w:pPr>
              <w:spacing w:before="20" w:after="20" w:line="245" w:lineRule="auto"/>
              <w:rPr>
                <w:ins w:id="36" w:author="DE LEON DE LEON, ROGELIO AUGUSTO" w:date="2026-09-24T17:35:00Z"/>
              </w:rPr>
            </w:pPr>
            <w:ins w:id="37" w:author="DE LEON DE LEON, ROGELIO AUGUSTO" w:date="2026-09-24T17:35:00Z">
              <w:r>
                <w:t>262024</w:t>
              </w:r>
            </w:ins>
          </w:p>
        </w:tc>
      </w:tr>
      <w:tr w:rsidR="0020288E" w14:paraId="54672A25" w14:textId="77777777" w:rsidTr="004B51D6">
        <w:trPr>
          <w:cantSplit/>
          <w:jc w:val="center"/>
          <w:ins w:id="38" w:author="DE LEON DE LEON, ROGELIO AUGUSTO" w:date="2026-09-24T17:35:00Z"/>
        </w:trPr>
        <w:tc>
          <w:tcPr>
            <w:tcW w:w="80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C9A657" w14:textId="77777777" w:rsidR="0020288E" w:rsidRDefault="0020288E" w:rsidP="004B51D6">
            <w:pPr>
              <w:spacing w:before="20" w:after="20" w:line="245" w:lineRule="auto"/>
              <w:rPr>
                <w:ins w:id="39" w:author="DE LEON DE LEON, ROGELIO AUGUSTO" w:date="2026-09-24T17:35:00Z"/>
              </w:rPr>
            </w:pPr>
            <w:ins w:id="40" w:author="DE LEON DE LEON, ROGELIO AUGUSTO" w:date="2026-09-24T17:35:00Z">
              <w:r>
                <w:t>Sofia Granados</w:t>
              </w:r>
            </w:ins>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FF1221" w14:textId="77777777" w:rsidR="0020288E" w:rsidRDefault="0020288E" w:rsidP="004B51D6">
            <w:pPr>
              <w:spacing w:before="20" w:after="20" w:line="245" w:lineRule="auto"/>
              <w:rPr>
                <w:ins w:id="41" w:author="DE LEON DE LEON, ROGELIO AUGUSTO" w:date="2026-09-24T17:35:00Z"/>
              </w:rPr>
            </w:pPr>
            <w:ins w:id="42" w:author="DE LEON DE LEON, ROGELIO AUGUSTO" w:date="2026-09-24T17:35:00Z">
              <w:r>
                <w:t>262072</w:t>
              </w:r>
            </w:ins>
          </w:p>
        </w:tc>
      </w:tr>
    </w:tbl>
    <w:p w14:paraId="14C8A317" w14:textId="77777777" w:rsidR="0020288E" w:rsidRDefault="0020288E" w:rsidP="0020288E">
      <w:pPr>
        <w:pStyle w:val="Ttulo1"/>
        <w:rPr>
          <w:ins w:id="43" w:author="DE LEON DE LEON, ROGELIO AUGUSTO" w:date="2026-09-24T17:35:00Z"/>
        </w:rPr>
      </w:pPr>
      <w:ins w:id="44" w:author="DE LEON DE LEON, ROGELIO AUGUSTO" w:date="2026-09-24T17:35:00Z">
        <w:r>
          <w:t>Presentación</w:t>
        </w:r>
      </w:ins>
    </w:p>
    <w:p w14:paraId="70255988" w14:textId="77777777" w:rsidR="0020288E" w:rsidRDefault="0020288E" w:rsidP="0020288E">
      <w:pPr>
        <w:rPr>
          <w:ins w:id="45" w:author="DE LEON DE LEON, ROGELIO AUGUSTO" w:date="2026-09-24T17:35:00Z"/>
        </w:rPr>
      </w:pPr>
      <w:ins w:id="46" w:author="DE LEON DE LEON, ROGELIO AUGUSTO" w:date="2026-09-24T17:35:00Z">
        <w:r>
          <w:t>My Club es una aplicación de escritorio que permite explorar clubes universitarios, consultar su información y gestionar membresías. En esta entrega se completan la búsqueda por nombre, el filtro por categoría, la publicación de anuncios y el cambio de horario por parte del líder.</w:t>
        </w:r>
      </w:ins>
    </w:p>
    <w:p w14:paraId="63E8AEBD" w14:textId="2AAE6F87" w:rsidR="0020288E" w:rsidRDefault="0020288E" w:rsidP="0020288E">
      <w:pPr>
        <w:rPr>
          <w:ins w:id="47" w:author="DE LEON DE LEON, ROGELIO AUGUSTO" w:date="2026-09-24T17:35:00Z"/>
        </w:rPr>
      </w:pPr>
      <w:ins w:id="48" w:author="DE LEON DE LEON, ROGELIO AUGUSTO" w:date="2026-09-24T17:35:00Z">
        <w:r>
          <w:t>La versión actual utiliza Java, Swing y ArrayList. Los cambios se conservan mientras el programa permanece abierto</w:t>
        </w:r>
      </w:ins>
      <w:ins w:id="49" w:author="Emilio Cano" w:date="2026-09-24T22:42:00Z" w16du:dateUtc="2026-09-25T04:42:00Z">
        <w:r w:rsidR="0045755E">
          <w:t xml:space="preserve"> y al cerrarlo también es capaz de conservar los datos</w:t>
        </w:r>
      </w:ins>
      <w:ins w:id="50" w:author="Emilio Cano" w:date="2026-09-24T22:43:00Z" w16du:dateUtc="2026-09-25T04:43:00Z">
        <w:r w:rsidR="0045755E">
          <w:t>.</w:t>
        </w:r>
      </w:ins>
      <w:ins w:id="51" w:author="DE LEON DE LEON, ROGELIO AUGUSTO" w:date="2026-09-24T17:35:00Z">
        <w:del w:id="52" w:author="Emilio Cano" w:date="2026-09-24T22:42:00Z" w16du:dateUtc="2026-09-25T04:42:00Z">
          <w:r w:rsidDel="0045755E">
            <w:delText>; al cerrarlo, se pierden. Este documento reúne los requisitos, la planificación, una comparación de opciones de persistencia y los formularios para registrar el trabajo individual.</w:delText>
          </w:r>
        </w:del>
      </w:ins>
    </w:p>
    <w:p w14:paraId="70847E12" w14:textId="77777777" w:rsidR="0020288E" w:rsidRDefault="0020288E" w:rsidP="0020288E">
      <w:pPr>
        <w:pStyle w:val="Ttulo2"/>
        <w:rPr>
          <w:ins w:id="53" w:author="DE LEON DE LEON, ROGELIO AUGUSTO" w:date="2026-09-24T17:35:00Z"/>
        </w:rPr>
      </w:pPr>
      <w:ins w:id="54" w:author="DE LEON DE LEON, ROGELIO AUGUSTO" w:date="2026-09-24T17:35:00Z">
        <w:r>
          <w:t>Repositorio</w:t>
        </w:r>
      </w:ins>
    </w:p>
    <w:p w14:paraId="25E56A95" w14:textId="40BA220F" w:rsidR="0020288E" w:rsidRPr="009F2D8C" w:rsidDel="00FE4497" w:rsidRDefault="009F2D8C" w:rsidP="0020288E">
      <w:pPr>
        <w:rPr>
          <w:ins w:id="55" w:author="Emilio Cano" w:date="2026-09-24T22:57:00Z" w16du:dateUtc="2026-09-25T04:57:00Z"/>
          <w:del w:id="56" w:author="Emilio Cano" w:date="2026-09-24T22:41:00Z" w16du:dateUtc="2026-09-25T04:41:00Z"/>
          <w:rStyle w:val="Hipervnculo"/>
        </w:rPr>
      </w:pPr>
      <w:ins w:id="57" w:author="Emilio Cano" w:date="2026-09-24T22:57:00Z" w16du:dateUtc="2026-09-25T04:57:00Z">
        <w:r>
          <w:fldChar w:fldCharType="begin"/>
        </w:r>
        <w:r>
          <w:instrText>HYPERLINK "https://github.com/caneitor298-lang/Proyecto-Entrega-3-My-club"</w:instrText>
        </w:r>
        <w:r>
          <w:fldChar w:fldCharType="separate"/>
        </w:r>
        <w:r w:rsidR="0045755E" w:rsidRPr="009F2D8C">
          <w:rPr>
            <w:rStyle w:val="Hipervnculo"/>
          </w:rPr>
          <w:t>https://github.com/caneitor298-lang/Proyecto-Entrega-3-My-club</w:t>
        </w:r>
        <w:del w:id="58" w:author="Emilio Cano" w:date="2026-09-24T22:41:00Z" w16du:dateUtc="2026-09-25T04:41:00Z">
          <w:r w:rsidR="0020288E" w:rsidRPr="009F2D8C" w:rsidDel="00FE4497">
            <w:rPr>
              <w:rStyle w:val="Hipervnculo"/>
            </w:rPr>
            <w:delText>https://github.com/caneitor298-lang/Entrega-2-del-proyecto</w:delText>
          </w:r>
        </w:del>
      </w:ins>
    </w:p>
    <w:p w14:paraId="64248F6D" w14:textId="276424D8" w:rsidR="00FE4497" w:rsidRDefault="009F2D8C" w:rsidP="0020288E">
      <w:pPr>
        <w:rPr>
          <w:ins w:id="59" w:author="Emilio Cano" w:date="2026-09-24T22:41:00Z" w16du:dateUtc="2026-09-25T04:41:00Z"/>
        </w:rPr>
      </w:pPr>
      <w:ins w:id="60" w:author="Emilio Cano" w:date="2026-09-24T22:57:00Z" w16du:dateUtc="2026-09-25T04:57:00Z">
        <w:r>
          <w:fldChar w:fldCharType="end"/>
        </w:r>
      </w:ins>
    </w:p>
    <w:p w14:paraId="6D369B49" w14:textId="4D5FB6DC" w:rsidR="0020288E" w:rsidRDefault="0020288E" w:rsidP="0020288E">
      <w:pPr>
        <w:rPr>
          <w:ins w:id="61" w:author="DE LEON DE LEON, ROGELIO AUGUSTO" w:date="2026-09-24T17:36:00Z"/>
        </w:rPr>
      </w:pPr>
      <w:ins w:id="62" w:author="DE LEON DE LEON, ROGELIO AUGUSTO" w:date="2026-09-24T17:35:00Z">
        <w:del w:id="63" w:author="Emilio Cano" w:date="2026-09-24T22:42:00Z" w16du:dateUtc="2026-09-25T04:42:00Z">
          <w:r w:rsidDel="0045755E">
            <w:delText>La versión adaptada con carpetas src y bin está preparada para integrarse al repositorio. La actualización remota y las contribuciones individuales siguen pendientes.</w:delText>
          </w:r>
        </w:del>
      </w:ins>
      <w:ins w:id="64" w:author="DE LEON DE LEON, ROGELIO AUGUSTO" w:date="2026-09-24T17:36:00Z">
        <w:r>
          <w:br w:type="page"/>
        </w:r>
      </w:ins>
    </w:p>
    <w:p w14:paraId="5FC7845A" w14:textId="77777777" w:rsidR="00C34E9F" w:rsidRDefault="00C34E9F" w:rsidP="00C34E9F">
      <w:pPr>
        <w:pStyle w:val="Ttulo1"/>
        <w:rPr>
          <w:ins w:id="65" w:author="DE LEON DE LEON, ROGELIO AUGUSTO" w:date="2026-09-24T17:49:00Z"/>
        </w:rPr>
      </w:pPr>
      <w:ins w:id="66" w:author="DE LEON DE LEON, ROGELIO AUGUSTO" w:date="2026-09-24T17:49:00Z">
        <w:r>
          <w:lastRenderedPageBreak/>
          <w:t xml:space="preserve">1 </w:t>
        </w:r>
        <w:proofErr w:type="gramStart"/>
        <w:r>
          <w:t>Objetivos</w:t>
        </w:r>
        <w:proofErr w:type="gramEnd"/>
        <w:r>
          <w:t xml:space="preserve"> y requisitos funcionales</w:t>
        </w:r>
      </w:ins>
    </w:p>
    <w:p w14:paraId="042D6583" w14:textId="77777777" w:rsidR="00C34E9F" w:rsidRDefault="00C34E9F" w:rsidP="00C34E9F">
      <w:pPr>
        <w:pStyle w:val="Ttulo2"/>
        <w:rPr>
          <w:ins w:id="67" w:author="DE LEON DE LEON, ROGELIO AUGUSTO" w:date="2026-09-24T17:49:00Z"/>
        </w:rPr>
      </w:pPr>
      <w:ins w:id="68" w:author="DE LEON DE LEON, ROGELIO AUGUSTO" w:date="2026-09-24T17:49:00Z">
        <w:r>
          <w:t>Objetivo general</w:t>
        </w:r>
      </w:ins>
    </w:p>
    <w:p w14:paraId="5C9C0CE2" w14:textId="77777777" w:rsidR="00C34E9F" w:rsidRDefault="00C34E9F" w:rsidP="00C34E9F">
      <w:pPr>
        <w:rPr>
          <w:ins w:id="69" w:author="DE LEON DE LEON, ROGELIO AUGUSTO" w:date="2026-09-24T17:49:00Z"/>
        </w:rPr>
      </w:pPr>
      <w:ins w:id="70" w:author="DE LEON DE LEON, ROGELIO AUGUSTO" w:date="2026-09-24T17:49:00Z">
        <w:r>
          <w:t>Completar un prototipo funcional de My Club que permita encontrar clubes y gestionar sus anuncios, horarios y membresías mediante objetos y ArrayList.</w:t>
        </w:r>
      </w:ins>
    </w:p>
    <w:p w14:paraId="69A72014" w14:textId="77777777" w:rsidR="00C34E9F" w:rsidRDefault="00C34E9F" w:rsidP="00C34E9F">
      <w:pPr>
        <w:pStyle w:val="Ttulo2"/>
        <w:rPr>
          <w:ins w:id="71" w:author="DE LEON DE LEON, ROGELIO AUGUSTO" w:date="2026-09-24T17:49:00Z"/>
        </w:rPr>
      </w:pPr>
      <w:ins w:id="72" w:author="DE LEON DE LEON, ROGELIO AUGUSTO" w:date="2026-09-24T17:49:00Z">
        <w:r>
          <w:t>Requisitos seleccionados para esta entrega</w:t>
        </w:r>
      </w:ins>
    </w:p>
    <w:p w14:paraId="4B868145" w14:textId="77777777" w:rsidR="00C34E9F" w:rsidRDefault="00C34E9F" w:rsidP="00C34E9F">
      <w:pPr>
        <w:rPr>
          <w:ins w:id="73" w:author="DE LEON DE LEON, ROGELIO AUGUSTO" w:date="2026-09-24T17:49:00Z"/>
        </w:rPr>
      </w:pPr>
      <w:ins w:id="74" w:author="DE LEON DE LEON, ROGELIO AUGUSTO" w:date="2026-09-24T17:49:00Z">
        <w:r>
          <w:t>La prioridad alta corresponde a la administración de información del club; la prioridad media corresponde a las herramientas que facilitan encontrarlo. Los cuatro requisitos forman parte del alcance de esta entrega.</w:t>
        </w:r>
      </w:ins>
    </w:p>
    <w:tbl>
      <w:tblPr>
        <w:tblW w:w="10080" w:type="dxa"/>
        <w:jc w:val="center"/>
        <w:tblLayout w:type="fixed"/>
        <w:tblLook w:val="04A0" w:firstRow="1" w:lastRow="0" w:firstColumn="1" w:lastColumn="0" w:noHBand="0" w:noVBand="1"/>
        <w:tblPrChange w:id="75" w:author="Emilio Cano" w:date="2026-09-24T22:46:00Z" w16du:dateUtc="2026-09-25T04:46:00Z">
          <w:tblPr>
            <w:tblW w:w="0" w:type="auto"/>
            <w:jc w:val="center"/>
            <w:tblLayout w:type="fixed"/>
            <w:tblLook w:val="04A0" w:firstRow="1" w:lastRow="0" w:firstColumn="1" w:lastColumn="0" w:noHBand="0" w:noVBand="1"/>
          </w:tblPr>
        </w:tblPrChange>
      </w:tblPr>
      <w:tblGrid>
        <w:gridCol w:w="792"/>
        <w:gridCol w:w="7920"/>
        <w:gridCol w:w="1368"/>
        <w:tblGridChange w:id="76">
          <w:tblGrid>
            <w:gridCol w:w="792"/>
            <w:gridCol w:w="7920"/>
            <w:gridCol w:w="1368"/>
          </w:tblGrid>
        </w:tblGridChange>
      </w:tblGrid>
      <w:tr w:rsidR="00C34E9F" w14:paraId="6F32D4F6" w14:textId="77777777" w:rsidTr="0045755E">
        <w:trPr>
          <w:cantSplit/>
          <w:tblHeader/>
          <w:jc w:val="center"/>
          <w:ins w:id="77" w:author="DE LEON DE LEON, ROGELIO AUGUSTO" w:date="2026-09-24T17:49:00Z"/>
          <w:trPrChange w:id="78" w:author="Emilio Cano" w:date="2026-09-24T22:46:00Z" w16du:dateUtc="2026-09-25T04:46:00Z">
            <w:trPr>
              <w:cantSplit/>
              <w:tblHeader/>
              <w:jc w:val="center"/>
            </w:trPr>
          </w:trPrChange>
        </w:trPr>
        <w:tc>
          <w:tcPr>
            <w:tcW w:w="79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Change w:id="79" w:author="Emilio Cano" w:date="2026-09-24T22:46:00Z" w16du:dateUtc="2026-09-25T04:46:00Z">
              <w:tcPr>
                <w:tcW w:w="79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tcPrChange>
          </w:tcPr>
          <w:p w14:paraId="021A2463" w14:textId="77777777" w:rsidR="00C34E9F" w:rsidRDefault="00C34E9F" w:rsidP="004B51D6">
            <w:pPr>
              <w:spacing w:before="20" w:after="20" w:line="245" w:lineRule="auto"/>
              <w:rPr>
                <w:ins w:id="80" w:author="DE LEON DE LEON, ROGELIO AUGUSTO" w:date="2026-09-24T17:49:00Z"/>
              </w:rPr>
            </w:pPr>
            <w:ins w:id="81" w:author="DE LEON DE LEON, ROGELIO AUGUSTO" w:date="2026-09-24T17:49:00Z">
              <w:r>
                <w:rPr>
                  <w:b/>
                  <w:sz w:val="20"/>
                </w:rPr>
                <w:t>ID</w:t>
              </w:r>
            </w:ins>
          </w:p>
        </w:tc>
        <w:tc>
          <w:tcPr>
            <w:tcW w:w="79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Change w:id="82" w:author="Emilio Cano" w:date="2026-09-24T22:46:00Z" w16du:dateUtc="2026-09-25T04:46:00Z">
              <w:tcPr>
                <w:tcW w:w="79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tcPrChange>
          </w:tcPr>
          <w:p w14:paraId="3FF2A828" w14:textId="77777777" w:rsidR="00C34E9F" w:rsidRDefault="00C34E9F" w:rsidP="004B51D6">
            <w:pPr>
              <w:spacing w:before="20" w:after="20" w:line="245" w:lineRule="auto"/>
              <w:rPr>
                <w:ins w:id="83" w:author="DE LEON DE LEON, ROGELIO AUGUSTO" w:date="2026-09-24T17:49:00Z"/>
              </w:rPr>
            </w:pPr>
            <w:ins w:id="84" w:author="DE LEON DE LEON, ROGELIO AUGUSTO" w:date="2026-09-24T17:49:00Z">
              <w:r>
                <w:rPr>
                  <w:b/>
                  <w:sz w:val="20"/>
                </w:rPr>
                <w:t>Requisito y comportamiento esperado</w:t>
              </w:r>
            </w:ins>
          </w:p>
        </w:tc>
        <w:tc>
          <w:tcPr>
            <w:tcW w:w="136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Change w:id="85" w:author="Emilio Cano" w:date="2026-09-24T22:46:00Z" w16du:dateUtc="2026-09-25T04:46:00Z">
              <w:tcPr>
                <w:tcW w:w="136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tcPrChange>
          </w:tcPr>
          <w:p w14:paraId="5B29D73B" w14:textId="77777777" w:rsidR="00C34E9F" w:rsidRDefault="00C34E9F" w:rsidP="004B51D6">
            <w:pPr>
              <w:spacing w:before="20" w:after="20" w:line="245" w:lineRule="auto"/>
              <w:rPr>
                <w:ins w:id="86" w:author="DE LEON DE LEON, ROGELIO AUGUSTO" w:date="2026-09-24T17:49:00Z"/>
              </w:rPr>
            </w:pPr>
            <w:ins w:id="87" w:author="DE LEON DE LEON, ROGELIO AUGUSTO" w:date="2026-09-24T17:49:00Z">
              <w:r>
                <w:rPr>
                  <w:b/>
                  <w:sz w:val="20"/>
                </w:rPr>
                <w:t>Prioridad</w:t>
              </w:r>
            </w:ins>
          </w:p>
        </w:tc>
      </w:tr>
      <w:tr w:rsidR="00C34E9F" w14:paraId="722BA86E" w14:textId="77777777" w:rsidTr="0045755E">
        <w:trPr>
          <w:cantSplit/>
          <w:jc w:val="center"/>
          <w:ins w:id="88" w:author="DE LEON DE LEON, ROGELIO AUGUSTO" w:date="2026-09-24T17:49:00Z"/>
          <w:trPrChange w:id="89" w:author="Emilio Cano" w:date="2026-09-24T22:46:00Z" w16du:dateUtc="2026-09-25T04:46:00Z">
            <w:trPr>
              <w:cantSplit/>
              <w:jc w:val="center"/>
            </w:trPr>
          </w:trPrChange>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90" w:author="Emilio Cano" w:date="2026-09-24T22:46:00Z" w16du:dateUtc="2026-09-25T04:46:00Z">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0C20DC1A" w14:textId="77777777" w:rsidR="00C34E9F" w:rsidRDefault="00C34E9F" w:rsidP="004B51D6">
            <w:pPr>
              <w:spacing w:before="20" w:after="20" w:line="245" w:lineRule="auto"/>
              <w:rPr>
                <w:ins w:id="91" w:author="DE LEON DE LEON, ROGELIO AUGUSTO" w:date="2026-09-24T17:49:00Z"/>
              </w:rPr>
            </w:pPr>
            <w:ins w:id="92" w:author="DE LEON DE LEON, ROGELIO AUGUSTO" w:date="2026-09-24T17:49:00Z">
              <w:r>
                <w:rPr>
                  <w:sz w:val="20"/>
                </w:rPr>
                <w:t>RF01</w:t>
              </w:r>
            </w:ins>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93" w:author="Emilio Cano" w:date="2026-09-24T22:46:00Z" w16du:dateUtc="2026-09-25T04:46:00Z">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63A8994D" w14:textId="77777777" w:rsidR="00C34E9F" w:rsidRDefault="00C34E9F" w:rsidP="004B51D6">
            <w:pPr>
              <w:spacing w:before="20" w:after="20" w:line="245" w:lineRule="auto"/>
              <w:rPr>
                <w:ins w:id="94" w:author="DE LEON DE LEON, ROGELIO AUGUSTO" w:date="2026-09-24T17:49:00Z"/>
              </w:rPr>
            </w:pPr>
            <w:ins w:id="95" w:author="DE LEON DE LEON, ROGELIO AUGUSTO" w:date="2026-09-24T17:49:00Z">
              <w:r>
                <w:rPr>
                  <w:sz w:val="20"/>
                </w:rPr>
                <w:t>Buscar clubes por nombre. Mostrar coincidencias parciales y avisar cuando no existan resultados.</w:t>
              </w:r>
            </w:ins>
          </w:p>
        </w:tc>
        <w:tc>
          <w:tcPr>
            <w:tcW w:w="13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96" w:author="Emilio Cano" w:date="2026-09-24T22:46:00Z" w16du:dateUtc="2026-09-25T04:46:00Z">
              <w:tcPr>
                <w:tcW w:w="13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560E003B" w14:textId="77777777" w:rsidR="00C34E9F" w:rsidRDefault="00C34E9F" w:rsidP="004B51D6">
            <w:pPr>
              <w:spacing w:before="20" w:after="20" w:line="245" w:lineRule="auto"/>
              <w:rPr>
                <w:ins w:id="97" w:author="DE LEON DE LEON, ROGELIO AUGUSTO" w:date="2026-09-24T17:49:00Z"/>
              </w:rPr>
            </w:pPr>
            <w:ins w:id="98" w:author="DE LEON DE LEON, ROGELIO AUGUSTO" w:date="2026-09-24T17:49:00Z">
              <w:r>
                <w:rPr>
                  <w:sz w:val="20"/>
                </w:rPr>
                <w:t>Media</w:t>
              </w:r>
            </w:ins>
          </w:p>
        </w:tc>
      </w:tr>
      <w:tr w:rsidR="00C34E9F" w14:paraId="37EFED4E" w14:textId="77777777" w:rsidTr="0045755E">
        <w:trPr>
          <w:cantSplit/>
          <w:jc w:val="center"/>
          <w:ins w:id="99" w:author="DE LEON DE LEON, ROGELIO AUGUSTO" w:date="2026-09-24T17:49:00Z"/>
          <w:trPrChange w:id="100" w:author="Emilio Cano" w:date="2026-09-24T22:46:00Z" w16du:dateUtc="2026-09-25T04:46:00Z">
            <w:trPr>
              <w:cantSplit/>
              <w:jc w:val="center"/>
            </w:trPr>
          </w:trPrChange>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01" w:author="Emilio Cano" w:date="2026-09-24T22:46:00Z" w16du:dateUtc="2026-09-25T04:46:00Z">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0FE96B5E" w14:textId="77777777" w:rsidR="00C34E9F" w:rsidRDefault="00C34E9F" w:rsidP="004B51D6">
            <w:pPr>
              <w:spacing w:before="20" w:after="20" w:line="245" w:lineRule="auto"/>
              <w:rPr>
                <w:ins w:id="102" w:author="DE LEON DE LEON, ROGELIO AUGUSTO" w:date="2026-09-24T17:49:00Z"/>
              </w:rPr>
            </w:pPr>
            <w:ins w:id="103" w:author="DE LEON DE LEON, ROGELIO AUGUSTO" w:date="2026-09-24T17:49:00Z">
              <w:r>
                <w:rPr>
                  <w:sz w:val="20"/>
                </w:rPr>
                <w:t>RF02</w:t>
              </w:r>
            </w:ins>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04" w:author="Emilio Cano" w:date="2026-09-24T22:46:00Z" w16du:dateUtc="2026-09-25T04:46:00Z">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08C89BBD" w14:textId="77777777" w:rsidR="00C34E9F" w:rsidRDefault="00C34E9F" w:rsidP="004B51D6">
            <w:pPr>
              <w:spacing w:before="20" w:after="20" w:line="245" w:lineRule="auto"/>
              <w:rPr>
                <w:ins w:id="105" w:author="DE LEON DE LEON, ROGELIO AUGUSTO" w:date="2026-09-24T17:49:00Z"/>
              </w:rPr>
            </w:pPr>
            <w:ins w:id="106" w:author="DE LEON DE LEON, ROGELIO AUGUSTO" w:date="2026-09-24T17:49:00Z">
              <w:r>
                <w:rPr>
                  <w:sz w:val="20"/>
                </w:rPr>
                <w:t>Filtrar por categoría. Combinar el filtro con la búsqueda y permitir volver a Todas.</w:t>
              </w:r>
            </w:ins>
          </w:p>
        </w:tc>
        <w:tc>
          <w:tcPr>
            <w:tcW w:w="13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07" w:author="Emilio Cano" w:date="2026-09-24T22:46:00Z" w16du:dateUtc="2026-09-25T04:46:00Z">
              <w:tcPr>
                <w:tcW w:w="13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130B6A0B" w14:textId="77777777" w:rsidR="00C34E9F" w:rsidRDefault="00C34E9F" w:rsidP="004B51D6">
            <w:pPr>
              <w:spacing w:before="20" w:after="20" w:line="245" w:lineRule="auto"/>
              <w:rPr>
                <w:ins w:id="108" w:author="DE LEON DE LEON, ROGELIO AUGUSTO" w:date="2026-09-24T17:49:00Z"/>
              </w:rPr>
            </w:pPr>
            <w:ins w:id="109" w:author="DE LEON DE LEON, ROGELIO AUGUSTO" w:date="2026-09-24T17:49:00Z">
              <w:r>
                <w:rPr>
                  <w:sz w:val="20"/>
                </w:rPr>
                <w:t>Media</w:t>
              </w:r>
            </w:ins>
          </w:p>
        </w:tc>
      </w:tr>
      <w:tr w:rsidR="00C34E9F" w14:paraId="799C6573" w14:textId="77777777" w:rsidTr="0045755E">
        <w:trPr>
          <w:cantSplit/>
          <w:jc w:val="center"/>
          <w:ins w:id="110" w:author="DE LEON DE LEON, ROGELIO AUGUSTO" w:date="2026-09-24T17:49:00Z"/>
          <w:trPrChange w:id="111" w:author="Emilio Cano" w:date="2026-09-24T22:46:00Z" w16du:dateUtc="2026-09-25T04:46:00Z">
            <w:trPr>
              <w:cantSplit/>
              <w:jc w:val="center"/>
            </w:trPr>
          </w:trPrChange>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12" w:author="Emilio Cano" w:date="2026-09-24T22:46:00Z" w16du:dateUtc="2026-09-25T04:46:00Z">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0A6FA3DA" w14:textId="77777777" w:rsidR="00C34E9F" w:rsidRDefault="00C34E9F" w:rsidP="004B51D6">
            <w:pPr>
              <w:spacing w:before="20" w:after="20" w:line="245" w:lineRule="auto"/>
              <w:rPr>
                <w:ins w:id="113" w:author="DE LEON DE LEON, ROGELIO AUGUSTO" w:date="2026-09-24T17:49:00Z"/>
              </w:rPr>
            </w:pPr>
            <w:ins w:id="114" w:author="DE LEON DE LEON, ROGELIO AUGUSTO" w:date="2026-09-24T17:49:00Z">
              <w:r>
                <w:rPr>
                  <w:sz w:val="20"/>
                </w:rPr>
                <w:t>RF03</w:t>
              </w:r>
            </w:ins>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15" w:author="Emilio Cano" w:date="2026-09-24T22:46:00Z" w16du:dateUtc="2026-09-25T04:46:00Z">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77EDA5DA" w14:textId="77777777" w:rsidR="00C34E9F" w:rsidRDefault="00C34E9F" w:rsidP="004B51D6">
            <w:pPr>
              <w:spacing w:before="20" w:after="20" w:line="245" w:lineRule="auto"/>
              <w:rPr>
                <w:ins w:id="116" w:author="DE LEON DE LEON, ROGELIO AUGUSTO" w:date="2026-09-24T17:49:00Z"/>
              </w:rPr>
            </w:pPr>
            <w:ins w:id="117" w:author="DE LEON DE LEON, ROGELIO AUGUSTO" w:date="2026-09-24T17:49:00Z">
              <w:r>
                <w:rPr>
                  <w:sz w:val="20"/>
                </w:rPr>
                <w:t>Publicar anuncios. Permitir que el líder ingrese un título y un mensaje para su propio club.</w:t>
              </w:r>
            </w:ins>
          </w:p>
        </w:tc>
        <w:tc>
          <w:tcPr>
            <w:tcW w:w="13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18" w:author="Emilio Cano" w:date="2026-09-24T22:46:00Z" w16du:dateUtc="2026-09-25T04:46:00Z">
              <w:tcPr>
                <w:tcW w:w="13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73009D38" w14:textId="77777777" w:rsidR="00C34E9F" w:rsidRDefault="00C34E9F" w:rsidP="004B51D6">
            <w:pPr>
              <w:spacing w:before="20" w:after="20" w:line="245" w:lineRule="auto"/>
              <w:rPr>
                <w:ins w:id="119" w:author="DE LEON DE LEON, ROGELIO AUGUSTO" w:date="2026-09-24T17:49:00Z"/>
              </w:rPr>
            </w:pPr>
            <w:ins w:id="120" w:author="DE LEON DE LEON, ROGELIO AUGUSTO" w:date="2026-09-24T17:49:00Z">
              <w:r>
                <w:rPr>
                  <w:sz w:val="20"/>
                </w:rPr>
                <w:t>Alta</w:t>
              </w:r>
            </w:ins>
          </w:p>
        </w:tc>
      </w:tr>
      <w:tr w:rsidR="00C34E9F" w14:paraId="1657D01C" w14:textId="77777777" w:rsidTr="0045755E">
        <w:trPr>
          <w:cantSplit/>
          <w:jc w:val="center"/>
          <w:ins w:id="121" w:author="DE LEON DE LEON, ROGELIO AUGUSTO" w:date="2026-09-24T17:49:00Z"/>
          <w:trPrChange w:id="122" w:author="Emilio Cano" w:date="2026-09-24T22:46:00Z" w16du:dateUtc="2026-09-25T04:46:00Z">
            <w:trPr>
              <w:cantSplit/>
              <w:jc w:val="center"/>
            </w:trPr>
          </w:trPrChange>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23" w:author="Emilio Cano" w:date="2026-09-24T22:46:00Z" w16du:dateUtc="2026-09-25T04:46:00Z">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7FECF392" w14:textId="77777777" w:rsidR="00C34E9F" w:rsidRDefault="00C34E9F" w:rsidP="004B51D6">
            <w:pPr>
              <w:spacing w:before="20" w:after="20" w:line="245" w:lineRule="auto"/>
              <w:rPr>
                <w:ins w:id="124" w:author="DE LEON DE LEON, ROGELIO AUGUSTO" w:date="2026-09-24T17:49:00Z"/>
              </w:rPr>
            </w:pPr>
            <w:ins w:id="125" w:author="DE LEON DE LEON, ROGELIO AUGUSTO" w:date="2026-09-24T17:49:00Z">
              <w:r>
                <w:rPr>
                  <w:sz w:val="20"/>
                </w:rPr>
                <w:t>RF04</w:t>
              </w:r>
            </w:ins>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26" w:author="Emilio Cano" w:date="2026-09-24T22:46:00Z" w16du:dateUtc="2026-09-25T04:46:00Z">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40491F8D" w14:textId="77777777" w:rsidR="00C34E9F" w:rsidRDefault="00C34E9F" w:rsidP="004B51D6">
            <w:pPr>
              <w:spacing w:before="20" w:after="20" w:line="245" w:lineRule="auto"/>
              <w:rPr>
                <w:ins w:id="127" w:author="DE LEON DE LEON, ROGELIO AUGUSTO" w:date="2026-09-24T17:49:00Z"/>
              </w:rPr>
            </w:pPr>
            <w:ins w:id="128" w:author="DE LEON DE LEON, ROGELIO AUGUSTO" w:date="2026-09-24T17:49:00Z">
              <w:r>
                <w:rPr>
                  <w:sz w:val="20"/>
                </w:rPr>
                <w:t>Modificar el horario. Permitir que el líder actualice el horario de su club y que los estudiantes vean el cambio.</w:t>
              </w:r>
            </w:ins>
          </w:p>
        </w:tc>
        <w:tc>
          <w:tcPr>
            <w:tcW w:w="13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29" w:author="Emilio Cano" w:date="2026-09-24T22:46:00Z" w16du:dateUtc="2026-09-25T04:46:00Z">
              <w:tcPr>
                <w:tcW w:w="13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504C3345" w14:textId="77777777" w:rsidR="00C34E9F" w:rsidRDefault="00C34E9F" w:rsidP="004B51D6">
            <w:pPr>
              <w:spacing w:before="20" w:after="20" w:line="245" w:lineRule="auto"/>
              <w:rPr>
                <w:ins w:id="130" w:author="DE LEON DE LEON, ROGELIO AUGUSTO" w:date="2026-09-24T17:49:00Z"/>
              </w:rPr>
            </w:pPr>
            <w:ins w:id="131" w:author="DE LEON DE LEON, ROGELIO AUGUSTO" w:date="2026-09-24T17:49:00Z">
              <w:r>
                <w:rPr>
                  <w:sz w:val="20"/>
                </w:rPr>
                <w:t>Alta</w:t>
              </w:r>
            </w:ins>
          </w:p>
        </w:tc>
      </w:tr>
      <w:tr w:rsidR="0045755E" w14:paraId="31EAD534" w14:textId="77777777" w:rsidTr="0045755E">
        <w:trPr>
          <w:cantSplit/>
          <w:jc w:val="center"/>
          <w:ins w:id="132" w:author="Emilio Cano" w:date="2026-09-24T22:46:00Z" w16du:dateUtc="2026-09-25T04:46:00Z"/>
          <w:trPrChange w:id="133" w:author="Emilio Cano" w:date="2026-09-24T22:46:00Z" w16du:dateUtc="2026-09-25T04:46:00Z">
            <w:trPr>
              <w:cantSplit/>
              <w:jc w:val="center"/>
            </w:trPr>
          </w:trPrChange>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34" w:author="Emilio Cano" w:date="2026-09-24T22:46:00Z" w16du:dateUtc="2026-09-25T04:46:00Z">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3F8F9C97" w14:textId="6C84B75F" w:rsidR="0045755E" w:rsidRDefault="0045755E" w:rsidP="004B51D6">
            <w:pPr>
              <w:spacing w:before="20" w:after="20" w:line="245" w:lineRule="auto"/>
              <w:rPr>
                <w:ins w:id="135" w:author="Emilio Cano" w:date="2026-09-24T22:46:00Z" w16du:dateUtc="2026-09-25T04:46:00Z"/>
                <w:sz w:val="20"/>
              </w:rPr>
            </w:pPr>
            <w:ins w:id="136" w:author="Emilio Cano" w:date="2026-09-24T22:46:00Z" w16du:dateUtc="2026-09-25T04:46:00Z">
              <w:r>
                <w:rPr>
                  <w:sz w:val="20"/>
                </w:rPr>
                <w:t>RF05</w:t>
              </w:r>
            </w:ins>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37" w:author="Emilio Cano" w:date="2026-09-24T22:46:00Z" w16du:dateUtc="2026-09-25T04:46:00Z">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0377147E" w14:textId="103ECFCC" w:rsidR="0045755E" w:rsidRDefault="0045755E" w:rsidP="004B51D6">
            <w:pPr>
              <w:spacing w:before="20" w:after="20" w:line="245" w:lineRule="auto"/>
              <w:rPr>
                <w:ins w:id="138" w:author="Emilio Cano" w:date="2026-09-24T22:46:00Z" w16du:dateUtc="2026-09-25T04:46:00Z"/>
                <w:sz w:val="20"/>
              </w:rPr>
            </w:pPr>
            <w:ins w:id="139" w:author="Emilio Cano" w:date="2026-09-24T22:46:00Z" w16du:dateUtc="2026-09-25T04:46:00Z">
              <w:r>
                <w:rPr>
                  <w:sz w:val="20"/>
                </w:rPr>
                <w:t>Implementar la persistencia de datos al estar ejecutando el programa y al cerrarlo.</w:t>
              </w:r>
            </w:ins>
          </w:p>
        </w:tc>
        <w:tc>
          <w:tcPr>
            <w:tcW w:w="13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Change w:id="140" w:author="Emilio Cano" w:date="2026-09-24T22:46:00Z" w16du:dateUtc="2026-09-25T04:46:00Z">
              <w:tcPr>
                <w:tcW w:w="13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tcPrChange>
          </w:tcPr>
          <w:p w14:paraId="0A59CBC4" w14:textId="0CC0CEBF" w:rsidR="0045755E" w:rsidRDefault="0045755E" w:rsidP="004B51D6">
            <w:pPr>
              <w:spacing w:before="20" w:after="20" w:line="245" w:lineRule="auto"/>
              <w:rPr>
                <w:ins w:id="141" w:author="Emilio Cano" w:date="2026-09-24T22:46:00Z" w16du:dateUtc="2026-09-25T04:46:00Z"/>
                <w:sz w:val="20"/>
              </w:rPr>
            </w:pPr>
            <w:ins w:id="142" w:author="Emilio Cano" w:date="2026-09-24T22:46:00Z" w16du:dateUtc="2026-09-25T04:46:00Z">
              <w:r>
                <w:rPr>
                  <w:sz w:val="20"/>
                </w:rPr>
                <w:t>Alta</w:t>
              </w:r>
            </w:ins>
          </w:p>
        </w:tc>
      </w:tr>
    </w:tbl>
    <w:p w14:paraId="41D7872E" w14:textId="77777777" w:rsidR="00C34E9F" w:rsidRDefault="00C34E9F" w:rsidP="00C34E9F">
      <w:pPr>
        <w:pStyle w:val="Ttulo2"/>
        <w:rPr>
          <w:ins w:id="143" w:author="DE LEON DE LEON, ROGELIO AUGUSTO" w:date="2026-09-24T17:49:00Z"/>
        </w:rPr>
      </w:pPr>
      <w:ins w:id="144" w:author="DE LEON DE LEON, ROGELIO AUGUSTO" w:date="2026-09-24T17:49:00Z">
        <w:r>
          <w:t>Funciones que apoyan estos requisitos</w:t>
        </w:r>
      </w:ins>
    </w:p>
    <w:tbl>
      <w:tblPr>
        <w:tblW w:w="0" w:type="auto"/>
        <w:jc w:val="center"/>
        <w:tblLayout w:type="fixed"/>
        <w:tblLook w:val="04A0" w:firstRow="1" w:lastRow="0" w:firstColumn="1" w:lastColumn="0" w:noHBand="0" w:noVBand="1"/>
      </w:tblPr>
      <w:tblGrid>
        <w:gridCol w:w="2376"/>
        <w:gridCol w:w="1080"/>
        <w:gridCol w:w="6624"/>
      </w:tblGrid>
      <w:tr w:rsidR="00C34E9F" w14:paraId="385601B8" w14:textId="77777777" w:rsidTr="004B51D6">
        <w:trPr>
          <w:cantSplit/>
          <w:tblHeader/>
          <w:jc w:val="center"/>
          <w:ins w:id="145" w:author="DE LEON DE LEON, ROGELIO AUGUSTO" w:date="2026-09-24T17:49:00Z"/>
        </w:trPr>
        <w:tc>
          <w:tcPr>
            <w:tcW w:w="237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469D4B8" w14:textId="77777777" w:rsidR="00C34E9F" w:rsidRDefault="00C34E9F" w:rsidP="004B51D6">
            <w:pPr>
              <w:spacing w:before="20" w:after="20" w:line="245" w:lineRule="auto"/>
              <w:rPr>
                <w:ins w:id="146" w:author="DE LEON DE LEON, ROGELIO AUGUSTO" w:date="2026-09-24T17:49:00Z"/>
              </w:rPr>
            </w:pPr>
            <w:ins w:id="147" w:author="DE LEON DE LEON, ROGELIO AUGUSTO" w:date="2026-09-24T17:49:00Z">
              <w:r>
                <w:rPr>
                  <w:b/>
                  <w:sz w:val="20"/>
                </w:rPr>
                <w:t>Función</w:t>
              </w:r>
            </w:ins>
          </w:p>
        </w:tc>
        <w:tc>
          <w:tcPr>
            <w:tcW w:w="108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B12449F" w14:textId="77777777" w:rsidR="00C34E9F" w:rsidRDefault="00C34E9F" w:rsidP="004B51D6">
            <w:pPr>
              <w:spacing w:before="20" w:after="20" w:line="245" w:lineRule="auto"/>
              <w:rPr>
                <w:ins w:id="148" w:author="DE LEON DE LEON, ROGELIO AUGUSTO" w:date="2026-09-24T17:49:00Z"/>
              </w:rPr>
            </w:pPr>
            <w:ins w:id="149" w:author="DE LEON DE LEON, ROGELIO AUGUSTO" w:date="2026-09-24T17:49:00Z">
              <w:r>
                <w:rPr>
                  <w:b/>
                  <w:sz w:val="20"/>
                </w:rPr>
                <w:t>Prioridad</w:t>
              </w:r>
            </w:ins>
          </w:p>
        </w:tc>
        <w:tc>
          <w:tcPr>
            <w:tcW w:w="662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6DF874A" w14:textId="77777777" w:rsidR="00C34E9F" w:rsidRDefault="00C34E9F" w:rsidP="004B51D6">
            <w:pPr>
              <w:spacing w:before="20" w:after="20" w:line="245" w:lineRule="auto"/>
              <w:rPr>
                <w:ins w:id="150" w:author="DE LEON DE LEON, ROGELIO AUGUSTO" w:date="2026-09-24T17:49:00Z"/>
              </w:rPr>
            </w:pPr>
            <w:ins w:id="151" w:author="DE LEON DE LEON, ROGELIO AUGUSTO" w:date="2026-09-24T17:49:00Z">
              <w:r>
                <w:rPr>
                  <w:b/>
                  <w:sz w:val="20"/>
                </w:rPr>
                <w:t>Comportamiento actual</w:t>
              </w:r>
            </w:ins>
          </w:p>
        </w:tc>
      </w:tr>
      <w:tr w:rsidR="00C34E9F" w14:paraId="74B18D40" w14:textId="77777777" w:rsidTr="004B51D6">
        <w:trPr>
          <w:cantSplit/>
          <w:jc w:val="center"/>
          <w:ins w:id="152" w:author="DE LEON DE LEON, ROGELIO AUGUSTO" w:date="2026-09-24T17:49:00Z"/>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8CAF88" w14:textId="77777777" w:rsidR="00C34E9F" w:rsidRDefault="00C34E9F" w:rsidP="004B51D6">
            <w:pPr>
              <w:spacing w:before="20" w:after="20" w:line="245" w:lineRule="auto"/>
              <w:rPr>
                <w:ins w:id="153" w:author="DE LEON DE LEON, ROGELIO AUGUSTO" w:date="2026-09-24T17:49:00Z"/>
              </w:rPr>
            </w:pPr>
            <w:ins w:id="154" w:author="DE LEON DE LEON, ROGELIO AUGUSTO" w:date="2026-09-24T17:49:00Z">
              <w:r>
                <w:rPr>
                  <w:sz w:val="20"/>
                </w:rPr>
                <w:t>Autenticación</w:t>
              </w:r>
            </w:ins>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36DD61" w14:textId="77777777" w:rsidR="00C34E9F" w:rsidRDefault="00C34E9F" w:rsidP="004B51D6">
            <w:pPr>
              <w:spacing w:before="20" w:after="20" w:line="245" w:lineRule="auto"/>
              <w:rPr>
                <w:ins w:id="155" w:author="DE LEON DE LEON, ROGELIO AUGUSTO" w:date="2026-09-24T17:49:00Z"/>
              </w:rPr>
            </w:pPr>
            <w:ins w:id="156" w:author="DE LEON DE LEON, ROGELIO AUGUSTO" w:date="2026-09-24T17:49:00Z">
              <w:r>
                <w:rPr>
                  <w:sz w:val="20"/>
                </w:rPr>
                <w:t>Alta</w:t>
              </w:r>
            </w:ins>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D7BE6F" w14:textId="77777777" w:rsidR="00C34E9F" w:rsidRDefault="00C34E9F" w:rsidP="004B51D6">
            <w:pPr>
              <w:spacing w:before="20" w:after="20" w:line="245" w:lineRule="auto"/>
              <w:rPr>
                <w:ins w:id="157" w:author="DE LEON DE LEON, ROGELIO AUGUSTO" w:date="2026-09-24T17:49:00Z"/>
              </w:rPr>
            </w:pPr>
            <w:ins w:id="158" w:author="DE LEON DE LEON, ROGELIO AUGUSTO" w:date="2026-09-24T17:49:00Z">
              <w:r>
                <w:rPr>
                  <w:sz w:val="20"/>
                </w:rPr>
                <w:t>Valida cuentas de estudiante y líder.</w:t>
              </w:r>
            </w:ins>
          </w:p>
        </w:tc>
      </w:tr>
      <w:tr w:rsidR="00C34E9F" w14:paraId="4C67CF61" w14:textId="77777777" w:rsidTr="004B51D6">
        <w:trPr>
          <w:cantSplit/>
          <w:jc w:val="center"/>
          <w:ins w:id="159" w:author="DE LEON DE LEON, ROGELIO AUGUSTO" w:date="2026-09-24T17:49:00Z"/>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84C3CA" w14:textId="77777777" w:rsidR="00C34E9F" w:rsidRDefault="00C34E9F" w:rsidP="004B51D6">
            <w:pPr>
              <w:spacing w:before="20" w:after="20" w:line="245" w:lineRule="auto"/>
              <w:rPr>
                <w:ins w:id="160" w:author="DE LEON DE LEON, ROGELIO AUGUSTO" w:date="2026-09-24T17:49:00Z"/>
              </w:rPr>
            </w:pPr>
            <w:ins w:id="161" w:author="DE LEON DE LEON, ROGELIO AUGUSTO" w:date="2026-09-24T17:49:00Z">
              <w:r>
                <w:rPr>
                  <w:sz w:val="20"/>
                </w:rPr>
                <w:t>Explorar y ver detalles</w:t>
              </w:r>
            </w:ins>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57F9D2" w14:textId="77777777" w:rsidR="00C34E9F" w:rsidRDefault="00C34E9F" w:rsidP="004B51D6">
            <w:pPr>
              <w:spacing w:before="20" w:after="20" w:line="245" w:lineRule="auto"/>
              <w:rPr>
                <w:ins w:id="162" w:author="DE LEON DE LEON, ROGELIO AUGUSTO" w:date="2026-09-24T17:49:00Z"/>
              </w:rPr>
            </w:pPr>
            <w:ins w:id="163" w:author="DE LEON DE LEON, ROGELIO AUGUSTO" w:date="2026-09-24T17:49:00Z">
              <w:r>
                <w:rPr>
                  <w:sz w:val="20"/>
                </w:rPr>
                <w:t>Alta</w:t>
              </w:r>
            </w:ins>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17B42B" w14:textId="77777777" w:rsidR="00C34E9F" w:rsidRDefault="00C34E9F" w:rsidP="004B51D6">
            <w:pPr>
              <w:spacing w:before="20" w:after="20" w:line="245" w:lineRule="auto"/>
              <w:rPr>
                <w:ins w:id="164" w:author="DE LEON DE LEON, ROGELIO AUGUSTO" w:date="2026-09-24T17:49:00Z"/>
              </w:rPr>
            </w:pPr>
            <w:ins w:id="165" w:author="DE LEON DE LEON, ROGELIO AUGUSTO" w:date="2026-09-24T17:49:00Z">
              <w:r>
                <w:rPr>
                  <w:sz w:val="20"/>
                </w:rPr>
                <w:t>Muestra los clubes, descripción, ubicación, horario y anuncios.</w:t>
              </w:r>
            </w:ins>
          </w:p>
        </w:tc>
      </w:tr>
      <w:tr w:rsidR="00C34E9F" w14:paraId="7D45BB6D" w14:textId="77777777" w:rsidTr="004B51D6">
        <w:trPr>
          <w:cantSplit/>
          <w:jc w:val="center"/>
          <w:ins w:id="166" w:author="DE LEON DE LEON, ROGELIO AUGUSTO" w:date="2026-09-24T17:49:00Z"/>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8B9C85" w14:textId="77777777" w:rsidR="00C34E9F" w:rsidRDefault="00C34E9F" w:rsidP="004B51D6">
            <w:pPr>
              <w:spacing w:before="20" w:after="20" w:line="245" w:lineRule="auto"/>
              <w:rPr>
                <w:ins w:id="167" w:author="DE LEON DE LEON, ROGELIO AUGUSTO" w:date="2026-09-24T17:49:00Z"/>
              </w:rPr>
            </w:pPr>
            <w:ins w:id="168" w:author="DE LEON DE LEON, ROGELIO AUGUSTO" w:date="2026-09-24T17:49:00Z">
              <w:r>
                <w:rPr>
                  <w:sz w:val="20"/>
                </w:rPr>
                <w:t>Unirse y salir</w:t>
              </w:r>
            </w:ins>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0083D1" w14:textId="77777777" w:rsidR="00C34E9F" w:rsidRDefault="00C34E9F" w:rsidP="004B51D6">
            <w:pPr>
              <w:spacing w:before="20" w:after="20" w:line="245" w:lineRule="auto"/>
              <w:rPr>
                <w:ins w:id="169" w:author="DE LEON DE LEON, ROGELIO AUGUSTO" w:date="2026-09-24T17:49:00Z"/>
              </w:rPr>
            </w:pPr>
            <w:ins w:id="170" w:author="DE LEON DE LEON, ROGELIO AUGUSTO" w:date="2026-09-24T17:49:00Z">
              <w:r>
                <w:rPr>
                  <w:sz w:val="20"/>
                </w:rPr>
                <w:t>Alta</w:t>
              </w:r>
            </w:ins>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CDB92C" w14:textId="77777777" w:rsidR="00C34E9F" w:rsidRDefault="00C34E9F" w:rsidP="004B51D6">
            <w:pPr>
              <w:spacing w:before="20" w:after="20" w:line="245" w:lineRule="auto"/>
              <w:rPr>
                <w:ins w:id="171" w:author="DE LEON DE LEON, ROGELIO AUGUSTO" w:date="2026-09-24T17:49:00Z"/>
              </w:rPr>
            </w:pPr>
            <w:ins w:id="172" w:author="DE LEON DE LEON, ROGELIO AUGUSTO" w:date="2026-09-24T17:49:00Z">
              <w:r>
                <w:rPr>
                  <w:sz w:val="20"/>
                </w:rPr>
                <w:t>Agrega o elimina la membresía; evita unirse dos veces.</w:t>
              </w:r>
            </w:ins>
          </w:p>
        </w:tc>
      </w:tr>
      <w:tr w:rsidR="00C34E9F" w14:paraId="05410A33" w14:textId="77777777" w:rsidTr="004B51D6">
        <w:trPr>
          <w:cantSplit/>
          <w:jc w:val="center"/>
          <w:ins w:id="173" w:author="DE LEON DE LEON, ROGELIO AUGUSTO" w:date="2026-09-24T17:49:00Z"/>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343AC2" w14:textId="77777777" w:rsidR="00C34E9F" w:rsidRDefault="00C34E9F" w:rsidP="004B51D6">
            <w:pPr>
              <w:spacing w:before="20" w:after="20" w:line="245" w:lineRule="auto"/>
              <w:rPr>
                <w:ins w:id="174" w:author="DE LEON DE LEON, ROGELIO AUGUSTO" w:date="2026-09-24T17:49:00Z"/>
              </w:rPr>
            </w:pPr>
            <w:ins w:id="175" w:author="DE LEON DE LEON, ROGELIO AUGUSTO" w:date="2026-09-24T17:49:00Z">
              <w:r>
                <w:rPr>
                  <w:sz w:val="20"/>
                </w:rPr>
                <w:t>Mis clubes</w:t>
              </w:r>
            </w:ins>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BF0F8D" w14:textId="77777777" w:rsidR="00C34E9F" w:rsidRDefault="00C34E9F" w:rsidP="004B51D6">
            <w:pPr>
              <w:spacing w:before="20" w:after="20" w:line="245" w:lineRule="auto"/>
              <w:rPr>
                <w:ins w:id="176" w:author="DE LEON DE LEON, ROGELIO AUGUSTO" w:date="2026-09-24T17:49:00Z"/>
              </w:rPr>
            </w:pPr>
            <w:ins w:id="177" w:author="DE LEON DE LEON, ROGELIO AUGUSTO" w:date="2026-09-24T17:49:00Z">
              <w:r>
                <w:rPr>
                  <w:sz w:val="20"/>
                </w:rPr>
                <w:t>Alta</w:t>
              </w:r>
            </w:ins>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C45D6E" w14:textId="77777777" w:rsidR="00C34E9F" w:rsidRDefault="00C34E9F" w:rsidP="004B51D6">
            <w:pPr>
              <w:spacing w:before="20" w:after="20" w:line="245" w:lineRule="auto"/>
              <w:rPr>
                <w:ins w:id="178" w:author="DE LEON DE LEON, ROGELIO AUGUSTO" w:date="2026-09-24T17:49:00Z"/>
              </w:rPr>
            </w:pPr>
            <w:ins w:id="179" w:author="DE LEON DE LEON, ROGELIO AUGUSTO" w:date="2026-09-24T17:49:00Z">
              <w:r>
                <w:rPr>
                  <w:sz w:val="20"/>
                </w:rPr>
                <w:t>Muestra los clubes a los que pertenece el estudiante.</w:t>
              </w:r>
            </w:ins>
          </w:p>
        </w:tc>
      </w:tr>
      <w:tr w:rsidR="00C34E9F" w14:paraId="773B9496" w14:textId="77777777" w:rsidTr="004B51D6">
        <w:trPr>
          <w:cantSplit/>
          <w:jc w:val="center"/>
          <w:ins w:id="180" w:author="DE LEON DE LEON, ROGELIO AUGUSTO" w:date="2026-09-24T17:49:00Z"/>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30F3B6" w14:textId="77777777" w:rsidR="00C34E9F" w:rsidRDefault="00C34E9F" w:rsidP="004B51D6">
            <w:pPr>
              <w:spacing w:before="20" w:after="20" w:line="245" w:lineRule="auto"/>
              <w:rPr>
                <w:ins w:id="181" w:author="DE LEON DE LEON, ROGELIO AUGUSTO" w:date="2026-09-24T17:49:00Z"/>
              </w:rPr>
            </w:pPr>
            <w:ins w:id="182" w:author="DE LEON DE LEON, ROGELIO AUGUSTO" w:date="2026-09-24T17:49:00Z">
              <w:r>
                <w:rPr>
                  <w:sz w:val="20"/>
                </w:rPr>
                <w:t>Control de permisos</w:t>
              </w:r>
            </w:ins>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0254E7" w14:textId="77777777" w:rsidR="00C34E9F" w:rsidRDefault="00C34E9F" w:rsidP="004B51D6">
            <w:pPr>
              <w:spacing w:before="20" w:after="20" w:line="245" w:lineRule="auto"/>
              <w:rPr>
                <w:ins w:id="183" w:author="DE LEON DE LEON, ROGELIO AUGUSTO" w:date="2026-09-24T17:49:00Z"/>
              </w:rPr>
            </w:pPr>
            <w:ins w:id="184" w:author="DE LEON DE LEON, ROGELIO AUGUSTO" w:date="2026-09-24T17:49:00Z">
              <w:r>
                <w:rPr>
                  <w:sz w:val="20"/>
                </w:rPr>
                <w:t>Alta</w:t>
              </w:r>
            </w:ins>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7FD5D8" w14:textId="77777777" w:rsidR="00C34E9F" w:rsidRDefault="00C34E9F" w:rsidP="004B51D6">
            <w:pPr>
              <w:spacing w:before="20" w:after="20" w:line="245" w:lineRule="auto"/>
              <w:rPr>
                <w:ins w:id="185" w:author="DE LEON DE LEON, ROGELIO AUGUSTO" w:date="2026-09-24T17:49:00Z"/>
              </w:rPr>
            </w:pPr>
            <w:ins w:id="186" w:author="DE LEON DE LEON, ROGELIO AUGUSTO" w:date="2026-09-24T17:49:00Z">
              <w:r>
                <w:rPr>
                  <w:sz w:val="20"/>
                </w:rPr>
                <w:t>Solo el líder del club puede publicar y cambiar su horario.</w:t>
              </w:r>
            </w:ins>
          </w:p>
        </w:tc>
      </w:tr>
      <w:tr w:rsidR="00C34E9F" w14:paraId="78BCAAD6" w14:textId="77777777" w:rsidTr="004B51D6">
        <w:trPr>
          <w:cantSplit/>
          <w:jc w:val="center"/>
          <w:ins w:id="187" w:author="DE LEON DE LEON, ROGELIO AUGUSTO" w:date="2026-09-24T17:49:00Z"/>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C02585" w14:textId="77777777" w:rsidR="00C34E9F" w:rsidRDefault="00C34E9F" w:rsidP="004B51D6">
            <w:pPr>
              <w:spacing w:before="20" w:after="20" w:line="245" w:lineRule="auto"/>
              <w:rPr>
                <w:ins w:id="188" w:author="DE LEON DE LEON, ROGELIO AUGUSTO" w:date="2026-09-24T17:49:00Z"/>
              </w:rPr>
            </w:pPr>
            <w:ins w:id="189" w:author="DE LEON DE LEON, ROGELIO AUGUSTO" w:date="2026-09-24T17:49:00Z">
              <w:r>
                <w:rPr>
                  <w:sz w:val="20"/>
                </w:rPr>
                <w:t>Navegación</w:t>
              </w:r>
            </w:ins>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6C2FDD" w14:textId="77777777" w:rsidR="00C34E9F" w:rsidRDefault="00C34E9F" w:rsidP="004B51D6">
            <w:pPr>
              <w:spacing w:before="20" w:after="20" w:line="245" w:lineRule="auto"/>
              <w:rPr>
                <w:ins w:id="190" w:author="DE LEON DE LEON, ROGELIO AUGUSTO" w:date="2026-09-24T17:49:00Z"/>
              </w:rPr>
            </w:pPr>
            <w:ins w:id="191" w:author="DE LEON DE LEON, ROGELIO AUGUSTO" w:date="2026-09-24T17:49:00Z">
              <w:r>
                <w:rPr>
                  <w:sz w:val="20"/>
                </w:rPr>
                <w:t>Media</w:t>
              </w:r>
            </w:ins>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75153C" w14:textId="77777777" w:rsidR="00C34E9F" w:rsidRDefault="00C34E9F" w:rsidP="004B51D6">
            <w:pPr>
              <w:spacing w:before="20" w:after="20" w:line="245" w:lineRule="auto"/>
              <w:rPr>
                <w:ins w:id="192" w:author="DE LEON DE LEON, ROGELIO AUGUSTO" w:date="2026-09-24T17:49:00Z"/>
              </w:rPr>
            </w:pPr>
            <w:ins w:id="193" w:author="DE LEON DE LEON, ROGELIO AUGUSTO" w:date="2026-09-24T17:49:00Z">
              <w:r>
                <w:rPr>
                  <w:sz w:val="20"/>
                </w:rPr>
                <w:t>Permite volver y cerrar sesión dentro de una ventana.</w:t>
              </w:r>
            </w:ins>
          </w:p>
        </w:tc>
      </w:tr>
    </w:tbl>
    <w:p w14:paraId="78F2C04F" w14:textId="77777777" w:rsidR="00C34E9F" w:rsidRDefault="00C34E9F" w:rsidP="00C34E9F">
      <w:pPr>
        <w:pStyle w:val="Ttulo2"/>
        <w:rPr>
          <w:ins w:id="194" w:author="DE LEON DE LEON, ROGELIO AUGUSTO" w:date="2026-09-24T17:49:00Z"/>
        </w:rPr>
      </w:pPr>
      <w:ins w:id="195" w:author="DE LEON DE LEON, ROGELIO AUGUSTO" w:date="2026-09-24T17:49:00Z">
        <w:r>
          <w:t>Criterio de finalización</w:t>
        </w:r>
      </w:ins>
    </w:p>
    <w:p w14:paraId="13C89E8C" w14:textId="347A1FF9" w:rsidR="00C34E9F" w:rsidRDefault="00C34E9F" w:rsidP="00C34E9F">
      <w:pPr>
        <w:rPr>
          <w:ins w:id="196" w:author="Emilio Cano" w:date="2026-09-24T22:44:00Z" w16du:dateUtc="2026-09-25T04:44:00Z"/>
        </w:rPr>
      </w:pPr>
      <w:ins w:id="197" w:author="DE LEON DE LEON, ROGELIO AUGUSTO" w:date="2026-09-24T17:49:00Z">
        <w:r>
          <w:t xml:space="preserve">Cada requisito debe funcionar desde la interfaz y permitir una demostración completa. Los cambios de anuncios y horarios deben verse al cambiar de usuario durante la misma ejecución. </w:t>
        </w:r>
        <w:del w:id="198" w:author="Emilio Cano" w:date="2026-09-24T22:44:00Z" w16du:dateUtc="2026-09-25T04:44:00Z">
          <w:r w:rsidDel="0045755E">
            <w:delText>No se considera implementado el guardado permanente.</w:delText>
          </w:r>
        </w:del>
      </w:ins>
    </w:p>
    <w:p w14:paraId="145A24EB" w14:textId="2CC29BBB" w:rsidR="0045755E" w:rsidRDefault="0045755E" w:rsidP="00C34E9F">
      <w:pPr>
        <w:rPr>
          <w:ins w:id="199" w:author="Jonathan David Delgado Chavarria" w:date="2026-09-24T20:50:00Z"/>
        </w:rPr>
      </w:pPr>
      <w:ins w:id="200" w:author="Emilio Cano" w:date="2026-09-24T22:44:00Z" w16du:dateUtc="2026-09-25T04:44:00Z">
        <w:r>
          <w:t>Se conside</w:t>
        </w:r>
      </w:ins>
      <w:ins w:id="201" w:author="Emilio Cano" w:date="2026-09-24T22:45:00Z" w16du:dateUtc="2026-09-25T04:45:00Z">
        <w:r>
          <w:t>ro la persistencia de datos durante el funcionamiento del programa.</w:t>
        </w:r>
      </w:ins>
    </w:p>
    <w:p w14:paraId="33E0C270" w14:textId="509024C5" w:rsidR="003254D2" w:rsidRDefault="003254D2" w:rsidP="00C34E9F">
      <w:pPr>
        <w:rPr>
          <w:ins w:id="202" w:author="Jonathan David Delgado Chavarria" w:date="2026-09-24T20:50:00Z"/>
        </w:rPr>
      </w:pPr>
    </w:p>
    <w:p w14:paraId="48F7C700" w14:textId="77777777" w:rsidR="003254D2" w:rsidRDefault="003254D2" w:rsidP="003254D2">
      <w:pPr>
        <w:pStyle w:val="Ttulo1"/>
        <w:rPr>
          <w:ins w:id="203" w:author="Jonathan David Delgado Chavarria" w:date="2026-09-24T20:51:00Z"/>
        </w:rPr>
      </w:pPr>
      <w:ins w:id="204" w:author="Jonathan David Delgado Chavarria" w:date="2026-09-24T20:51:00Z">
        <w:r>
          <w:lastRenderedPageBreak/>
          <w:t>2 Planificación de tareas</w:t>
        </w:r>
      </w:ins>
    </w:p>
    <w:p w14:paraId="649A239A" w14:textId="77777777" w:rsidR="003254D2" w:rsidRDefault="003254D2" w:rsidP="003254D2">
      <w:pPr>
        <w:rPr>
          <w:ins w:id="205" w:author="Jonathan David Delgado Chavarria" w:date="2026-09-24T20:51:00Z"/>
        </w:rPr>
      </w:pPr>
      <w:ins w:id="206" w:author="Jonathan David Delgado Chavarria" w:date="2026-09-24T20:51:00Z">
        <w:r>
          <w:t>Los responsables y las horas siguientes son una propuesta para revisar, adaptar y validar el código disponible. No representan horas ya trabajadas. Las fechas deben completarse con el calendario real del equipo.</w:t>
        </w:r>
      </w:ins>
    </w:p>
    <w:tbl>
      <w:tblPr>
        <w:tblStyle w:val="Tablaconcuadrcula"/>
        <w:tblW w:w="10097" w:type="dxa"/>
        <w:tblInd w:w="-746" w:type="dxa"/>
        <w:tblLook w:val="04A0" w:firstRow="1" w:lastRow="0" w:firstColumn="1" w:lastColumn="0" w:noHBand="0" w:noVBand="1"/>
      </w:tblPr>
      <w:tblGrid>
        <w:gridCol w:w="1978"/>
        <w:gridCol w:w="4766"/>
        <w:gridCol w:w="860"/>
        <w:gridCol w:w="1215"/>
        <w:gridCol w:w="1278"/>
      </w:tblGrid>
      <w:tr w:rsidR="00A406F8" w14:paraId="50049CA3" w14:textId="77777777" w:rsidTr="00A406F8">
        <w:trPr>
          <w:ins w:id="207" w:author="Jonathan David Delgado Chavarria" w:date="2026-09-24T20:52:00Z"/>
        </w:trPr>
        <w:tc>
          <w:tcPr>
            <w:tcW w:w="1978" w:type="dxa"/>
            <w:vAlign w:val="center"/>
          </w:tcPr>
          <w:p w14:paraId="1C40CBB9" w14:textId="5708FB09" w:rsidR="003254D2" w:rsidRDefault="003254D2" w:rsidP="003254D2">
            <w:pPr>
              <w:rPr>
                <w:ins w:id="208" w:author="Jonathan David Delgado Chavarria" w:date="2026-09-24T20:52:00Z"/>
              </w:rPr>
            </w:pPr>
            <w:ins w:id="209" w:author="Jonathan David Delgado Chavarria" w:date="2026-09-24T20:52:00Z">
              <w:r>
                <w:rPr>
                  <w:b/>
                  <w:sz w:val="19"/>
                </w:rPr>
                <w:t>Tarea</w:t>
              </w:r>
            </w:ins>
          </w:p>
        </w:tc>
        <w:tc>
          <w:tcPr>
            <w:tcW w:w="4766" w:type="dxa"/>
            <w:vAlign w:val="center"/>
          </w:tcPr>
          <w:p w14:paraId="7CD43BDD" w14:textId="4904C860" w:rsidR="003254D2" w:rsidRDefault="003254D2" w:rsidP="003254D2">
            <w:pPr>
              <w:rPr>
                <w:ins w:id="210" w:author="Jonathan David Delgado Chavarria" w:date="2026-09-24T20:52:00Z"/>
              </w:rPr>
            </w:pPr>
            <w:ins w:id="211" w:author="Jonathan David Delgado Chavarria" w:date="2026-09-24T20:52:00Z">
              <w:r>
                <w:rPr>
                  <w:b/>
                  <w:sz w:val="19"/>
                </w:rPr>
                <w:t>Descripción</w:t>
              </w:r>
            </w:ins>
          </w:p>
        </w:tc>
        <w:tc>
          <w:tcPr>
            <w:tcW w:w="860" w:type="dxa"/>
            <w:vAlign w:val="center"/>
          </w:tcPr>
          <w:p w14:paraId="75098E4F" w14:textId="144407CF" w:rsidR="003254D2" w:rsidRDefault="003254D2" w:rsidP="003254D2">
            <w:pPr>
              <w:rPr>
                <w:ins w:id="212" w:author="Jonathan David Delgado Chavarria" w:date="2026-09-24T20:52:00Z"/>
              </w:rPr>
            </w:pPr>
            <w:ins w:id="213" w:author="Jonathan David Delgado Chavarria" w:date="2026-09-24T20:52:00Z">
              <w:r>
                <w:rPr>
                  <w:b/>
                  <w:sz w:val="19"/>
                </w:rPr>
                <w:t>Horas</w:t>
              </w:r>
            </w:ins>
          </w:p>
        </w:tc>
        <w:tc>
          <w:tcPr>
            <w:tcW w:w="1215" w:type="dxa"/>
            <w:vAlign w:val="center"/>
          </w:tcPr>
          <w:p w14:paraId="0AA564D0" w14:textId="6FEEF69E" w:rsidR="003254D2" w:rsidRDefault="003254D2" w:rsidP="003254D2">
            <w:pPr>
              <w:rPr>
                <w:ins w:id="214" w:author="Jonathan David Delgado Chavarria" w:date="2026-09-24T20:52:00Z"/>
              </w:rPr>
            </w:pPr>
            <w:ins w:id="215" w:author="Jonathan David Delgado Chavarria" w:date="2026-09-24T20:52:00Z">
              <w:r>
                <w:rPr>
                  <w:b/>
                  <w:sz w:val="19"/>
                </w:rPr>
                <w:t>Responsable</w:t>
              </w:r>
            </w:ins>
          </w:p>
        </w:tc>
        <w:tc>
          <w:tcPr>
            <w:tcW w:w="1278" w:type="dxa"/>
            <w:vAlign w:val="center"/>
          </w:tcPr>
          <w:p w14:paraId="061939A3" w14:textId="3F7C1AA0" w:rsidR="003254D2" w:rsidRDefault="003254D2" w:rsidP="003254D2">
            <w:pPr>
              <w:rPr>
                <w:ins w:id="216" w:author="Jonathan David Delgado Chavarria" w:date="2026-09-24T20:52:00Z"/>
              </w:rPr>
            </w:pPr>
            <w:ins w:id="217" w:author="Jonathan David Delgado Chavarria" w:date="2026-09-24T20:52:00Z">
              <w:r>
                <w:rPr>
                  <w:b/>
                  <w:sz w:val="19"/>
                </w:rPr>
                <w:t>Fecha fin</w:t>
              </w:r>
            </w:ins>
          </w:p>
        </w:tc>
      </w:tr>
      <w:tr w:rsidR="00A406F8" w14:paraId="11D645B8" w14:textId="77777777" w:rsidTr="00A406F8">
        <w:trPr>
          <w:ins w:id="218" w:author="Jonathan David Delgado Chavarria" w:date="2026-09-24T20:52:00Z"/>
        </w:trPr>
        <w:tc>
          <w:tcPr>
            <w:tcW w:w="1978" w:type="dxa"/>
            <w:vAlign w:val="center"/>
          </w:tcPr>
          <w:p w14:paraId="5BFA0855" w14:textId="3B1C150B" w:rsidR="003254D2" w:rsidRDefault="003254D2" w:rsidP="003254D2">
            <w:pPr>
              <w:jc w:val="both"/>
              <w:rPr>
                <w:ins w:id="219" w:author="Jonathan David Delgado Chavarria" w:date="2026-09-24T20:52:00Z"/>
              </w:rPr>
            </w:pPr>
            <w:ins w:id="220" w:author="Jonathan David Delgado Chavarria" w:date="2026-09-24T20:55:00Z">
              <w:r>
                <w:rPr>
                  <w:sz w:val="19"/>
                </w:rPr>
                <w:t>T01 Analizar búsqueda</w:t>
              </w:r>
            </w:ins>
          </w:p>
        </w:tc>
        <w:tc>
          <w:tcPr>
            <w:tcW w:w="4766" w:type="dxa"/>
            <w:vAlign w:val="center"/>
          </w:tcPr>
          <w:p w14:paraId="221E8D08" w14:textId="64EFADE3" w:rsidR="003254D2" w:rsidRDefault="003254D2" w:rsidP="003254D2">
            <w:pPr>
              <w:jc w:val="both"/>
              <w:rPr>
                <w:ins w:id="221" w:author="Jonathan David Delgado Chavarria" w:date="2026-09-24T20:52:00Z"/>
              </w:rPr>
            </w:pPr>
            <w:ins w:id="222" w:author="Jonathan David Delgado Chavarria" w:date="2026-09-24T20:55:00Z">
              <w:r>
                <w:rPr>
                  <w:sz w:val="19"/>
                </w:rPr>
                <w:t>Revisar nombres, coincidencias parciales y lista de resultados.</w:t>
              </w:r>
            </w:ins>
          </w:p>
        </w:tc>
        <w:tc>
          <w:tcPr>
            <w:tcW w:w="860" w:type="dxa"/>
            <w:vAlign w:val="center"/>
          </w:tcPr>
          <w:p w14:paraId="091531D1" w14:textId="39F1AF5B" w:rsidR="003254D2" w:rsidRDefault="003254D2" w:rsidP="00A406F8">
            <w:pPr>
              <w:jc w:val="both"/>
              <w:rPr>
                <w:ins w:id="223" w:author="Jonathan David Delgado Chavarria" w:date="2026-09-24T20:52:00Z"/>
              </w:rPr>
            </w:pPr>
            <w:ins w:id="224" w:author="Jonathan David Delgado Chavarria" w:date="2026-09-24T20:55:00Z">
              <w:r>
                <w:rPr>
                  <w:sz w:val="19"/>
                </w:rPr>
                <w:t>1</w:t>
              </w:r>
            </w:ins>
          </w:p>
        </w:tc>
        <w:tc>
          <w:tcPr>
            <w:tcW w:w="1215" w:type="dxa"/>
            <w:vAlign w:val="center"/>
          </w:tcPr>
          <w:p w14:paraId="0D24E476" w14:textId="609057B3" w:rsidR="003254D2" w:rsidRDefault="003254D2" w:rsidP="00A406F8">
            <w:pPr>
              <w:jc w:val="both"/>
              <w:rPr>
                <w:ins w:id="225" w:author="Jonathan David Delgado Chavarria" w:date="2026-09-24T20:52:00Z"/>
              </w:rPr>
            </w:pPr>
            <w:ins w:id="226" w:author="Jonathan David Delgado Chavarria" w:date="2026-09-24T20:55:00Z">
              <w:r>
                <w:rPr>
                  <w:sz w:val="19"/>
                </w:rPr>
                <w:t>Emilio</w:t>
              </w:r>
            </w:ins>
          </w:p>
        </w:tc>
        <w:tc>
          <w:tcPr>
            <w:tcW w:w="1278" w:type="dxa"/>
            <w:vAlign w:val="center"/>
          </w:tcPr>
          <w:p w14:paraId="5B5D4BEC" w14:textId="27FF3231" w:rsidR="003254D2" w:rsidRDefault="003254D2" w:rsidP="00A406F8">
            <w:pPr>
              <w:jc w:val="both"/>
              <w:rPr>
                <w:ins w:id="227" w:author="Jonathan David Delgado Chavarria" w:date="2026-09-24T20:52:00Z"/>
              </w:rPr>
            </w:pPr>
            <w:ins w:id="228" w:author="Jonathan David Delgado Chavarria" w:date="2026-09-24T20:55:00Z">
              <w:r>
                <w:t>09/09/2026</w:t>
              </w:r>
            </w:ins>
          </w:p>
        </w:tc>
      </w:tr>
      <w:tr w:rsidR="00A406F8" w14:paraId="1E0FF130" w14:textId="77777777" w:rsidTr="00A406F8">
        <w:trPr>
          <w:ins w:id="229" w:author="Jonathan David Delgado Chavarria" w:date="2026-09-24T20:52:00Z"/>
        </w:trPr>
        <w:tc>
          <w:tcPr>
            <w:tcW w:w="1978" w:type="dxa"/>
            <w:vAlign w:val="center"/>
          </w:tcPr>
          <w:p w14:paraId="643D5ECF" w14:textId="39F58605" w:rsidR="00A406F8" w:rsidRDefault="00A406F8" w:rsidP="00A406F8">
            <w:pPr>
              <w:jc w:val="both"/>
              <w:rPr>
                <w:ins w:id="230" w:author="Jonathan David Delgado Chavarria" w:date="2026-09-24T20:52:00Z"/>
              </w:rPr>
            </w:pPr>
            <w:ins w:id="231" w:author="Jonathan David Delgado Chavarria" w:date="2026-09-24T20:57:00Z">
              <w:r>
                <w:rPr>
                  <w:sz w:val="19"/>
                </w:rPr>
                <w:t>T02 Integrar búsqueda</w:t>
              </w:r>
            </w:ins>
          </w:p>
        </w:tc>
        <w:tc>
          <w:tcPr>
            <w:tcW w:w="4766" w:type="dxa"/>
            <w:vAlign w:val="center"/>
          </w:tcPr>
          <w:p w14:paraId="216B2988" w14:textId="329DB3EC" w:rsidR="00A406F8" w:rsidRDefault="00A406F8" w:rsidP="00A406F8">
            <w:pPr>
              <w:jc w:val="both"/>
              <w:rPr>
                <w:ins w:id="232" w:author="Jonathan David Delgado Chavarria" w:date="2026-09-24T20:52:00Z"/>
              </w:rPr>
            </w:pPr>
            <w:ins w:id="233" w:author="Jonathan David Delgado Chavarria" w:date="2026-09-24T20:57:00Z">
              <w:r>
                <w:rPr>
                  <w:sz w:val="19"/>
                </w:rPr>
                <w:t>Revisar y adaptar el campo de texto y su conexión con el controlador.</w:t>
              </w:r>
            </w:ins>
          </w:p>
        </w:tc>
        <w:tc>
          <w:tcPr>
            <w:tcW w:w="860" w:type="dxa"/>
            <w:vAlign w:val="center"/>
          </w:tcPr>
          <w:p w14:paraId="27250353" w14:textId="58C421DD" w:rsidR="00A406F8" w:rsidRDefault="00A406F8" w:rsidP="00A406F8">
            <w:pPr>
              <w:jc w:val="both"/>
              <w:rPr>
                <w:ins w:id="234" w:author="Jonathan David Delgado Chavarria" w:date="2026-09-24T20:52:00Z"/>
              </w:rPr>
            </w:pPr>
            <w:ins w:id="235" w:author="Jonathan David Delgado Chavarria" w:date="2026-09-24T20:57:00Z">
              <w:r>
                <w:rPr>
                  <w:sz w:val="19"/>
                </w:rPr>
                <w:t>1.5</w:t>
              </w:r>
            </w:ins>
          </w:p>
        </w:tc>
        <w:tc>
          <w:tcPr>
            <w:tcW w:w="1215" w:type="dxa"/>
            <w:vAlign w:val="center"/>
          </w:tcPr>
          <w:p w14:paraId="51FD547A" w14:textId="6A4605ED" w:rsidR="00A406F8" w:rsidRDefault="00A406F8" w:rsidP="00A406F8">
            <w:pPr>
              <w:jc w:val="both"/>
              <w:rPr>
                <w:ins w:id="236" w:author="Jonathan David Delgado Chavarria" w:date="2026-09-24T20:52:00Z"/>
              </w:rPr>
            </w:pPr>
            <w:ins w:id="237" w:author="Jonathan David Delgado Chavarria" w:date="2026-09-24T20:57:00Z">
              <w:r>
                <w:rPr>
                  <w:sz w:val="19"/>
                </w:rPr>
                <w:t>Emilio</w:t>
              </w:r>
            </w:ins>
          </w:p>
        </w:tc>
        <w:tc>
          <w:tcPr>
            <w:tcW w:w="1278" w:type="dxa"/>
            <w:vAlign w:val="center"/>
          </w:tcPr>
          <w:p w14:paraId="7E9EB78A" w14:textId="091E6923" w:rsidR="00A406F8" w:rsidRDefault="00A406F8" w:rsidP="00A406F8">
            <w:pPr>
              <w:jc w:val="both"/>
              <w:rPr>
                <w:ins w:id="238" w:author="Jonathan David Delgado Chavarria" w:date="2026-09-24T20:52:00Z"/>
              </w:rPr>
            </w:pPr>
            <w:ins w:id="239" w:author="Jonathan David Delgado Chavarria" w:date="2026-09-24T20:57:00Z">
              <w:r>
                <w:t>13/09/2026</w:t>
              </w:r>
            </w:ins>
          </w:p>
        </w:tc>
      </w:tr>
      <w:tr w:rsidR="00A406F8" w14:paraId="65A706B9" w14:textId="77777777" w:rsidTr="00A406F8">
        <w:trPr>
          <w:ins w:id="240" w:author="Jonathan David Delgado Chavarria" w:date="2026-09-24T20:52:00Z"/>
        </w:trPr>
        <w:tc>
          <w:tcPr>
            <w:tcW w:w="1978" w:type="dxa"/>
            <w:vAlign w:val="center"/>
          </w:tcPr>
          <w:p w14:paraId="64A4768F" w14:textId="352EF2EB" w:rsidR="00A406F8" w:rsidRDefault="00A406F8" w:rsidP="00A406F8">
            <w:pPr>
              <w:jc w:val="both"/>
              <w:rPr>
                <w:ins w:id="241" w:author="Jonathan David Delgado Chavarria" w:date="2026-09-24T20:52:00Z"/>
              </w:rPr>
            </w:pPr>
            <w:ins w:id="242" w:author="Jonathan David Delgado Chavarria" w:date="2026-09-24T20:57:00Z">
              <w:r>
                <w:rPr>
                  <w:sz w:val="19"/>
                </w:rPr>
                <w:t>T03 Probar búsqueda</w:t>
              </w:r>
            </w:ins>
          </w:p>
        </w:tc>
        <w:tc>
          <w:tcPr>
            <w:tcW w:w="4766" w:type="dxa"/>
            <w:vAlign w:val="center"/>
          </w:tcPr>
          <w:p w14:paraId="146527AA" w14:textId="16D37593" w:rsidR="00A406F8" w:rsidRDefault="00A406F8" w:rsidP="00A406F8">
            <w:pPr>
              <w:jc w:val="both"/>
              <w:rPr>
                <w:ins w:id="243" w:author="Jonathan David Delgado Chavarria" w:date="2026-09-24T20:52:00Z"/>
              </w:rPr>
            </w:pPr>
            <w:ins w:id="244" w:author="Jonathan David Delgado Chavarria" w:date="2026-09-24T20:57:00Z">
              <w:r>
                <w:rPr>
                  <w:sz w:val="19"/>
                </w:rPr>
                <w:t>Comprobar mayúsculas, tildes, texto vacío y nombres inexistentes.</w:t>
              </w:r>
            </w:ins>
          </w:p>
        </w:tc>
        <w:tc>
          <w:tcPr>
            <w:tcW w:w="860" w:type="dxa"/>
            <w:vAlign w:val="center"/>
          </w:tcPr>
          <w:p w14:paraId="07AF64D3" w14:textId="7705E7E9" w:rsidR="00A406F8" w:rsidRDefault="00A406F8" w:rsidP="00A406F8">
            <w:pPr>
              <w:jc w:val="both"/>
              <w:rPr>
                <w:ins w:id="245" w:author="Jonathan David Delgado Chavarria" w:date="2026-09-24T20:52:00Z"/>
              </w:rPr>
            </w:pPr>
            <w:ins w:id="246" w:author="Jonathan David Delgado Chavarria" w:date="2026-09-24T20:57:00Z">
              <w:r>
                <w:rPr>
                  <w:sz w:val="19"/>
                </w:rPr>
                <w:t>1</w:t>
              </w:r>
            </w:ins>
          </w:p>
        </w:tc>
        <w:tc>
          <w:tcPr>
            <w:tcW w:w="1215" w:type="dxa"/>
            <w:vAlign w:val="center"/>
          </w:tcPr>
          <w:p w14:paraId="6EBBB1BD" w14:textId="3ECCAB08" w:rsidR="00A406F8" w:rsidRDefault="00A406F8" w:rsidP="00A406F8">
            <w:pPr>
              <w:jc w:val="both"/>
              <w:rPr>
                <w:ins w:id="247" w:author="Jonathan David Delgado Chavarria" w:date="2026-09-24T20:52:00Z"/>
              </w:rPr>
            </w:pPr>
            <w:ins w:id="248" w:author="Jonathan David Delgado Chavarria" w:date="2026-09-24T20:57:00Z">
              <w:r>
                <w:rPr>
                  <w:sz w:val="19"/>
                </w:rPr>
                <w:t>Emilio</w:t>
              </w:r>
            </w:ins>
          </w:p>
        </w:tc>
        <w:tc>
          <w:tcPr>
            <w:tcW w:w="1278" w:type="dxa"/>
            <w:vAlign w:val="center"/>
          </w:tcPr>
          <w:p w14:paraId="319E9D9E" w14:textId="0430A23A" w:rsidR="00A406F8" w:rsidRDefault="00A406F8" w:rsidP="00A406F8">
            <w:pPr>
              <w:jc w:val="both"/>
              <w:rPr>
                <w:ins w:id="249" w:author="Jonathan David Delgado Chavarria" w:date="2026-09-24T20:52:00Z"/>
              </w:rPr>
            </w:pPr>
            <w:ins w:id="250" w:author="Jonathan David Delgado Chavarria" w:date="2026-09-24T20:57:00Z">
              <w:r>
                <w:t>17/09/2026</w:t>
              </w:r>
            </w:ins>
          </w:p>
        </w:tc>
      </w:tr>
      <w:tr w:rsidR="00A406F8" w14:paraId="057A2710" w14:textId="77777777" w:rsidTr="00A406F8">
        <w:trPr>
          <w:ins w:id="251" w:author="Jonathan David Delgado Chavarria" w:date="2026-09-24T20:52:00Z"/>
        </w:trPr>
        <w:tc>
          <w:tcPr>
            <w:tcW w:w="1978" w:type="dxa"/>
            <w:vAlign w:val="center"/>
          </w:tcPr>
          <w:p w14:paraId="53B9D041" w14:textId="64C2660F" w:rsidR="00A406F8" w:rsidRDefault="00A406F8" w:rsidP="00A406F8">
            <w:pPr>
              <w:jc w:val="both"/>
              <w:rPr>
                <w:ins w:id="252" w:author="Jonathan David Delgado Chavarria" w:date="2026-09-24T20:52:00Z"/>
              </w:rPr>
            </w:pPr>
            <w:ins w:id="253" w:author="Jonathan David Delgado Chavarria" w:date="2026-09-24T20:58:00Z">
              <w:r>
                <w:rPr>
                  <w:sz w:val="19"/>
                </w:rPr>
                <w:t>T04 Analizar categorías</w:t>
              </w:r>
            </w:ins>
          </w:p>
        </w:tc>
        <w:tc>
          <w:tcPr>
            <w:tcW w:w="4766" w:type="dxa"/>
            <w:vAlign w:val="center"/>
          </w:tcPr>
          <w:p w14:paraId="1A7740C8" w14:textId="6DCEDECA" w:rsidR="00A406F8" w:rsidRDefault="00A406F8" w:rsidP="00A406F8">
            <w:pPr>
              <w:jc w:val="both"/>
              <w:rPr>
                <w:ins w:id="254" w:author="Jonathan David Delgado Chavarria" w:date="2026-09-24T20:52:00Z"/>
              </w:rPr>
            </w:pPr>
            <w:ins w:id="255" w:author="Jonathan David Delgado Chavarria" w:date="2026-09-24T20:58:00Z">
              <w:r>
                <w:rPr>
                  <w:sz w:val="19"/>
                </w:rPr>
                <w:t>Revisar las categorías y el criterio para incluir un club.</w:t>
              </w:r>
            </w:ins>
          </w:p>
        </w:tc>
        <w:tc>
          <w:tcPr>
            <w:tcW w:w="860" w:type="dxa"/>
            <w:vAlign w:val="center"/>
          </w:tcPr>
          <w:p w14:paraId="6BFCF319" w14:textId="7497A2D9" w:rsidR="00A406F8" w:rsidRDefault="00A406F8" w:rsidP="00A406F8">
            <w:pPr>
              <w:jc w:val="both"/>
              <w:rPr>
                <w:ins w:id="256" w:author="Jonathan David Delgado Chavarria" w:date="2026-09-24T20:52:00Z"/>
              </w:rPr>
            </w:pPr>
            <w:ins w:id="257" w:author="Jonathan David Delgado Chavarria" w:date="2026-09-24T20:58:00Z">
              <w:r>
                <w:rPr>
                  <w:sz w:val="19"/>
                </w:rPr>
                <w:t>0.5</w:t>
              </w:r>
            </w:ins>
          </w:p>
        </w:tc>
        <w:tc>
          <w:tcPr>
            <w:tcW w:w="1215" w:type="dxa"/>
            <w:vAlign w:val="center"/>
          </w:tcPr>
          <w:p w14:paraId="6206F9FF" w14:textId="1451B83C" w:rsidR="00A406F8" w:rsidRDefault="00A406F8" w:rsidP="00A406F8">
            <w:pPr>
              <w:jc w:val="both"/>
              <w:rPr>
                <w:ins w:id="258" w:author="Jonathan David Delgado Chavarria" w:date="2026-09-24T20:52:00Z"/>
              </w:rPr>
            </w:pPr>
            <w:ins w:id="259" w:author="Jonathan David Delgado Chavarria" w:date="2026-09-24T20:58:00Z">
              <w:r>
                <w:rPr>
                  <w:sz w:val="19"/>
                </w:rPr>
                <w:t>Jonathan</w:t>
              </w:r>
            </w:ins>
          </w:p>
        </w:tc>
        <w:tc>
          <w:tcPr>
            <w:tcW w:w="1278" w:type="dxa"/>
            <w:vAlign w:val="center"/>
          </w:tcPr>
          <w:p w14:paraId="40B1857A" w14:textId="3BEC8C58" w:rsidR="00A406F8" w:rsidRDefault="00A406F8" w:rsidP="00A406F8">
            <w:pPr>
              <w:jc w:val="both"/>
              <w:rPr>
                <w:ins w:id="260" w:author="Jonathan David Delgado Chavarria" w:date="2026-09-24T20:52:00Z"/>
              </w:rPr>
            </w:pPr>
            <w:ins w:id="261" w:author="Jonathan David Delgado Chavarria" w:date="2026-09-24T20:58:00Z">
              <w:r>
                <w:t>08/09/2026</w:t>
              </w:r>
            </w:ins>
          </w:p>
        </w:tc>
      </w:tr>
      <w:tr w:rsidR="00A406F8" w14:paraId="70E471C7" w14:textId="77777777" w:rsidTr="00A406F8">
        <w:trPr>
          <w:ins w:id="262" w:author="Jonathan David Delgado Chavarria" w:date="2026-09-24T20:52:00Z"/>
        </w:trPr>
        <w:tc>
          <w:tcPr>
            <w:tcW w:w="1978" w:type="dxa"/>
            <w:vAlign w:val="center"/>
          </w:tcPr>
          <w:p w14:paraId="3A393D2C" w14:textId="7F32A801" w:rsidR="00A406F8" w:rsidRDefault="00A406F8" w:rsidP="00A406F8">
            <w:pPr>
              <w:jc w:val="both"/>
              <w:rPr>
                <w:ins w:id="263" w:author="Jonathan David Delgado Chavarria" w:date="2026-09-24T20:52:00Z"/>
              </w:rPr>
            </w:pPr>
            <w:ins w:id="264" w:author="Jonathan David Delgado Chavarria" w:date="2026-09-24T20:58:00Z">
              <w:r>
                <w:rPr>
                  <w:sz w:val="19"/>
                </w:rPr>
                <w:t>T05 Integrar filtro</w:t>
              </w:r>
            </w:ins>
          </w:p>
        </w:tc>
        <w:tc>
          <w:tcPr>
            <w:tcW w:w="4766" w:type="dxa"/>
            <w:vAlign w:val="center"/>
          </w:tcPr>
          <w:p w14:paraId="40EC88D7" w14:textId="012A0D88" w:rsidR="00A406F8" w:rsidRDefault="00A406F8" w:rsidP="00A406F8">
            <w:pPr>
              <w:jc w:val="both"/>
              <w:rPr>
                <w:ins w:id="265" w:author="Jonathan David Delgado Chavarria" w:date="2026-09-24T20:52:00Z"/>
              </w:rPr>
            </w:pPr>
            <w:ins w:id="266" w:author="Jonathan David Delgado Chavarria" w:date="2026-09-24T20:58:00Z">
              <w:r>
                <w:rPr>
                  <w:sz w:val="19"/>
                </w:rPr>
                <w:t>Revisar y adaptar la selección de categoría junto con la búsqueda.</w:t>
              </w:r>
            </w:ins>
          </w:p>
        </w:tc>
        <w:tc>
          <w:tcPr>
            <w:tcW w:w="860" w:type="dxa"/>
            <w:vAlign w:val="center"/>
          </w:tcPr>
          <w:p w14:paraId="4D4A815D" w14:textId="0604DD15" w:rsidR="00A406F8" w:rsidRDefault="00A406F8" w:rsidP="00A406F8">
            <w:pPr>
              <w:jc w:val="both"/>
              <w:rPr>
                <w:ins w:id="267" w:author="Jonathan David Delgado Chavarria" w:date="2026-09-24T20:52:00Z"/>
              </w:rPr>
            </w:pPr>
            <w:ins w:id="268" w:author="Jonathan David Delgado Chavarria" w:date="2026-09-24T20:58:00Z">
              <w:r>
                <w:rPr>
                  <w:sz w:val="19"/>
                </w:rPr>
                <w:t>1.5</w:t>
              </w:r>
            </w:ins>
          </w:p>
        </w:tc>
        <w:tc>
          <w:tcPr>
            <w:tcW w:w="1215" w:type="dxa"/>
            <w:vAlign w:val="center"/>
          </w:tcPr>
          <w:p w14:paraId="3E519DC8" w14:textId="7EE36D64" w:rsidR="00A406F8" w:rsidRDefault="00A406F8" w:rsidP="00A406F8">
            <w:pPr>
              <w:jc w:val="both"/>
              <w:rPr>
                <w:ins w:id="269" w:author="Jonathan David Delgado Chavarria" w:date="2026-09-24T20:52:00Z"/>
              </w:rPr>
            </w:pPr>
            <w:ins w:id="270" w:author="Jonathan David Delgado Chavarria" w:date="2026-09-24T20:58:00Z">
              <w:r>
                <w:rPr>
                  <w:sz w:val="19"/>
                </w:rPr>
                <w:t>Jonathan</w:t>
              </w:r>
            </w:ins>
          </w:p>
        </w:tc>
        <w:tc>
          <w:tcPr>
            <w:tcW w:w="1278" w:type="dxa"/>
            <w:vAlign w:val="center"/>
          </w:tcPr>
          <w:p w14:paraId="5C1EE90E" w14:textId="747E6E04" w:rsidR="00A406F8" w:rsidRDefault="00A406F8" w:rsidP="00A406F8">
            <w:pPr>
              <w:jc w:val="both"/>
              <w:rPr>
                <w:ins w:id="271" w:author="Jonathan David Delgado Chavarria" w:date="2026-09-24T20:52:00Z"/>
              </w:rPr>
            </w:pPr>
            <w:ins w:id="272" w:author="Jonathan David Delgado Chavarria" w:date="2026-09-24T20:58:00Z">
              <w:r>
                <w:t>12/09/2026</w:t>
              </w:r>
            </w:ins>
          </w:p>
        </w:tc>
      </w:tr>
      <w:tr w:rsidR="00A406F8" w14:paraId="28C3C51E" w14:textId="77777777" w:rsidTr="00A406F8">
        <w:trPr>
          <w:ins w:id="273" w:author="Jonathan David Delgado Chavarria" w:date="2026-09-24T20:58:00Z"/>
        </w:trPr>
        <w:tc>
          <w:tcPr>
            <w:tcW w:w="1978" w:type="dxa"/>
            <w:vAlign w:val="center"/>
          </w:tcPr>
          <w:p w14:paraId="5603FB6D" w14:textId="1BFD2FA6" w:rsidR="00A406F8" w:rsidRDefault="00A406F8" w:rsidP="00A406F8">
            <w:pPr>
              <w:jc w:val="both"/>
              <w:rPr>
                <w:ins w:id="274" w:author="Jonathan David Delgado Chavarria" w:date="2026-09-24T20:58:00Z"/>
                <w:sz w:val="19"/>
              </w:rPr>
            </w:pPr>
            <w:ins w:id="275" w:author="Jonathan David Delgado Chavarria" w:date="2026-09-24T20:58:00Z">
              <w:r>
                <w:rPr>
                  <w:sz w:val="19"/>
                </w:rPr>
                <w:t>T06 Probar filtro</w:t>
              </w:r>
            </w:ins>
          </w:p>
        </w:tc>
        <w:tc>
          <w:tcPr>
            <w:tcW w:w="4766" w:type="dxa"/>
            <w:vAlign w:val="center"/>
          </w:tcPr>
          <w:p w14:paraId="71D15584" w14:textId="5B19BE9B" w:rsidR="00A406F8" w:rsidRDefault="00A406F8" w:rsidP="00A406F8">
            <w:pPr>
              <w:jc w:val="both"/>
              <w:rPr>
                <w:ins w:id="276" w:author="Jonathan David Delgado Chavarria" w:date="2026-09-24T20:58:00Z"/>
                <w:sz w:val="19"/>
              </w:rPr>
            </w:pPr>
            <w:ins w:id="277" w:author="Jonathan David Delgado Chavarria" w:date="2026-09-24T20:58:00Z">
              <w:r>
                <w:rPr>
                  <w:sz w:val="19"/>
                </w:rPr>
                <w:t>Comprobar Todas, cada categoría y las combinaciones sin resultados.</w:t>
              </w:r>
            </w:ins>
          </w:p>
        </w:tc>
        <w:tc>
          <w:tcPr>
            <w:tcW w:w="860" w:type="dxa"/>
            <w:vAlign w:val="center"/>
          </w:tcPr>
          <w:p w14:paraId="06CAAFC1" w14:textId="05B22F35" w:rsidR="00A406F8" w:rsidRDefault="00A406F8" w:rsidP="00A406F8">
            <w:pPr>
              <w:jc w:val="both"/>
              <w:rPr>
                <w:ins w:id="278" w:author="Jonathan David Delgado Chavarria" w:date="2026-09-24T20:58:00Z"/>
                <w:sz w:val="19"/>
              </w:rPr>
            </w:pPr>
            <w:ins w:id="279" w:author="Jonathan David Delgado Chavarria" w:date="2026-09-24T20:58:00Z">
              <w:r>
                <w:rPr>
                  <w:sz w:val="19"/>
                </w:rPr>
                <w:t>1</w:t>
              </w:r>
            </w:ins>
          </w:p>
        </w:tc>
        <w:tc>
          <w:tcPr>
            <w:tcW w:w="1215" w:type="dxa"/>
            <w:vAlign w:val="center"/>
          </w:tcPr>
          <w:p w14:paraId="28C529E6" w14:textId="1FC9B123" w:rsidR="00A406F8" w:rsidRDefault="00A406F8" w:rsidP="00A406F8">
            <w:pPr>
              <w:jc w:val="both"/>
              <w:rPr>
                <w:ins w:id="280" w:author="Jonathan David Delgado Chavarria" w:date="2026-09-24T20:58:00Z"/>
                <w:sz w:val="19"/>
              </w:rPr>
            </w:pPr>
            <w:ins w:id="281" w:author="Jonathan David Delgado Chavarria" w:date="2026-09-24T20:58:00Z">
              <w:r>
                <w:rPr>
                  <w:sz w:val="19"/>
                </w:rPr>
                <w:t>Jonathan</w:t>
              </w:r>
            </w:ins>
          </w:p>
        </w:tc>
        <w:tc>
          <w:tcPr>
            <w:tcW w:w="1278" w:type="dxa"/>
            <w:vAlign w:val="center"/>
          </w:tcPr>
          <w:p w14:paraId="2EE52B88" w14:textId="179D5DFD" w:rsidR="00A406F8" w:rsidRDefault="00A406F8" w:rsidP="00A406F8">
            <w:pPr>
              <w:jc w:val="both"/>
              <w:rPr>
                <w:ins w:id="282" w:author="Jonathan David Delgado Chavarria" w:date="2026-09-24T20:58:00Z"/>
              </w:rPr>
            </w:pPr>
            <w:ins w:id="283" w:author="Jonathan David Delgado Chavarria" w:date="2026-09-24T20:58:00Z">
              <w:r>
                <w:t>16/09/2026</w:t>
              </w:r>
            </w:ins>
          </w:p>
        </w:tc>
      </w:tr>
      <w:tr w:rsidR="00A406F8" w14:paraId="4EBFB5B3" w14:textId="77777777" w:rsidTr="00A406F8">
        <w:trPr>
          <w:ins w:id="284" w:author="Jonathan David Delgado Chavarria" w:date="2026-09-24T20:58:00Z"/>
        </w:trPr>
        <w:tc>
          <w:tcPr>
            <w:tcW w:w="1978" w:type="dxa"/>
            <w:vAlign w:val="center"/>
          </w:tcPr>
          <w:p w14:paraId="384B8383" w14:textId="14F81B3E" w:rsidR="00A406F8" w:rsidRDefault="00A406F8" w:rsidP="00A406F8">
            <w:pPr>
              <w:jc w:val="both"/>
              <w:rPr>
                <w:ins w:id="285" w:author="Jonathan David Delgado Chavarria" w:date="2026-09-24T20:58:00Z"/>
                <w:sz w:val="19"/>
              </w:rPr>
            </w:pPr>
            <w:ins w:id="286" w:author="Jonathan David Delgado Chavarria" w:date="2026-09-24T20:58:00Z">
              <w:r>
                <w:rPr>
                  <w:sz w:val="19"/>
                </w:rPr>
                <w:t>T07 Diseñar publicación</w:t>
              </w:r>
            </w:ins>
          </w:p>
        </w:tc>
        <w:tc>
          <w:tcPr>
            <w:tcW w:w="4766" w:type="dxa"/>
            <w:vAlign w:val="center"/>
          </w:tcPr>
          <w:p w14:paraId="44011AD2" w14:textId="0D39E74E" w:rsidR="00A406F8" w:rsidRDefault="00A406F8" w:rsidP="00A406F8">
            <w:pPr>
              <w:jc w:val="both"/>
              <w:rPr>
                <w:ins w:id="287" w:author="Jonathan David Delgado Chavarria" w:date="2026-09-24T20:58:00Z"/>
                <w:sz w:val="19"/>
              </w:rPr>
            </w:pPr>
            <w:ins w:id="288" w:author="Jonathan David Delgado Chavarria" w:date="2026-09-24T20:58:00Z">
              <w:r>
                <w:rPr>
                  <w:sz w:val="19"/>
                </w:rPr>
                <w:t>Revisar campos del anuncio y permisos del líder.</w:t>
              </w:r>
            </w:ins>
          </w:p>
        </w:tc>
        <w:tc>
          <w:tcPr>
            <w:tcW w:w="860" w:type="dxa"/>
            <w:vAlign w:val="center"/>
          </w:tcPr>
          <w:p w14:paraId="796EC925" w14:textId="016B48C9" w:rsidR="00A406F8" w:rsidRDefault="00A406F8" w:rsidP="00A406F8">
            <w:pPr>
              <w:jc w:val="both"/>
              <w:rPr>
                <w:ins w:id="289" w:author="Jonathan David Delgado Chavarria" w:date="2026-09-24T20:58:00Z"/>
                <w:sz w:val="19"/>
              </w:rPr>
            </w:pPr>
            <w:ins w:id="290" w:author="Jonathan David Delgado Chavarria" w:date="2026-09-24T20:58:00Z">
              <w:r>
                <w:rPr>
                  <w:sz w:val="19"/>
                </w:rPr>
                <w:t>1</w:t>
              </w:r>
            </w:ins>
          </w:p>
        </w:tc>
        <w:tc>
          <w:tcPr>
            <w:tcW w:w="1215" w:type="dxa"/>
            <w:vAlign w:val="center"/>
          </w:tcPr>
          <w:p w14:paraId="2A278EFF" w14:textId="0BD3EDA6" w:rsidR="00A406F8" w:rsidRDefault="00A406F8" w:rsidP="00A406F8">
            <w:pPr>
              <w:jc w:val="both"/>
              <w:rPr>
                <w:ins w:id="291" w:author="Jonathan David Delgado Chavarria" w:date="2026-09-24T20:58:00Z"/>
                <w:sz w:val="19"/>
              </w:rPr>
            </w:pPr>
            <w:ins w:id="292" w:author="Jonathan David Delgado Chavarria" w:date="2026-09-24T20:58:00Z">
              <w:r>
                <w:rPr>
                  <w:sz w:val="19"/>
                </w:rPr>
                <w:t>Rogelio</w:t>
              </w:r>
            </w:ins>
          </w:p>
        </w:tc>
        <w:tc>
          <w:tcPr>
            <w:tcW w:w="1278" w:type="dxa"/>
            <w:vAlign w:val="center"/>
          </w:tcPr>
          <w:p w14:paraId="4AA59E88" w14:textId="5C50B1FD" w:rsidR="00A406F8" w:rsidRDefault="00A406F8" w:rsidP="00A406F8">
            <w:pPr>
              <w:jc w:val="both"/>
              <w:rPr>
                <w:ins w:id="293" w:author="Jonathan David Delgado Chavarria" w:date="2026-09-24T20:58:00Z"/>
              </w:rPr>
            </w:pPr>
            <w:ins w:id="294" w:author="Jonathan David Delgado Chavarria" w:date="2026-09-24T20:58:00Z">
              <w:r>
                <w:t>08/09/2026</w:t>
              </w:r>
            </w:ins>
          </w:p>
        </w:tc>
      </w:tr>
      <w:tr w:rsidR="00A406F8" w14:paraId="20ECA4FD" w14:textId="77777777" w:rsidTr="00A406F8">
        <w:trPr>
          <w:ins w:id="295" w:author="Jonathan David Delgado Chavarria" w:date="2026-09-24T20:58:00Z"/>
        </w:trPr>
        <w:tc>
          <w:tcPr>
            <w:tcW w:w="1978" w:type="dxa"/>
            <w:vAlign w:val="center"/>
          </w:tcPr>
          <w:p w14:paraId="3371B0A7" w14:textId="783B6415" w:rsidR="00A406F8" w:rsidRDefault="00A406F8" w:rsidP="00A406F8">
            <w:pPr>
              <w:jc w:val="both"/>
              <w:rPr>
                <w:ins w:id="296" w:author="Jonathan David Delgado Chavarria" w:date="2026-09-24T20:58:00Z"/>
                <w:sz w:val="19"/>
              </w:rPr>
            </w:pPr>
            <w:ins w:id="297" w:author="Jonathan David Delgado Chavarria" w:date="2026-09-24T20:59:00Z">
              <w:r>
                <w:rPr>
                  <w:sz w:val="19"/>
                </w:rPr>
                <w:t>T08 Integrar anuncios</w:t>
              </w:r>
            </w:ins>
          </w:p>
        </w:tc>
        <w:tc>
          <w:tcPr>
            <w:tcW w:w="4766" w:type="dxa"/>
            <w:vAlign w:val="center"/>
          </w:tcPr>
          <w:p w14:paraId="2B92BBD4" w14:textId="197B7C28" w:rsidR="00A406F8" w:rsidRDefault="00A406F8" w:rsidP="00A406F8">
            <w:pPr>
              <w:jc w:val="both"/>
              <w:rPr>
                <w:ins w:id="298" w:author="Jonathan David Delgado Chavarria" w:date="2026-09-24T20:58:00Z"/>
                <w:sz w:val="19"/>
              </w:rPr>
            </w:pPr>
            <w:ins w:id="299" w:author="Jonathan David Delgado Chavarria" w:date="2026-09-24T20:59:00Z">
              <w:r>
                <w:rPr>
                  <w:sz w:val="19"/>
                </w:rPr>
                <w:t>Revisar y adaptar formulario, validaciones y lista de anuncios.</w:t>
              </w:r>
            </w:ins>
          </w:p>
        </w:tc>
        <w:tc>
          <w:tcPr>
            <w:tcW w:w="860" w:type="dxa"/>
            <w:vAlign w:val="center"/>
          </w:tcPr>
          <w:p w14:paraId="373C8098" w14:textId="3156CE31" w:rsidR="00A406F8" w:rsidRDefault="00A406F8" w:rsidP="00A406F8">
            <w:pPr>
              <w:jc w:val="both"/>
              <w:rPr>
                <w:ins w:id="300" w:author="Jonathan David Delgado Chavarria" w:date="2026-09-24T20:58:00Z"/>
                <w:sz w:val="19"/>
              </w:rPr>
            </w:pPr>
            <w:ins w:id="301" w:author="Jonathan David Delgado Chavarria" w:date="2026-09-24T20:59:00Z">
              <w:r>
                <w:rPr>
                  <w:sz w:val="19"/>
                </w:rPr>
                <w:t>2</w:t>
              </w:r>
            </w:ins>
          </w:p>
        </w:tc>
        <w:tc>
          <w:tcPr>
            <w:tcW w:w="1215" w:type="dxa"/>
            <w:vAlign w:val="center"/>
          </w:tcPr>
          <w:p w14:paraId="271E131F" w14:textId="6A310876" w:rsidR="00A406F8" w:rsidRDefault="00A406F8" w:rsidP="00A406F8">
            <w:pPr>
              <w:jc w:val="both"/>
              <w:rPr>
                <w:ins w:id="302" w:author="Jonathan David Delgado Chavarria" w:date="2026-09-24T20:58:00Z"/>
                <w:sz w:val="19"/>
              </w:rPr>
            </w:pPr>
            <w:ins w:id="303" w:author="Jonathan David Delgado Chavarria" w:date="2026-09-24T20:59:00Z">
              <w:r>
                <w:rPr>
                  <w:sz w:val="19"/>
                </w:rPr>
                <w:t>Rogelio</w:t>
              </w:r>
            </w:ins>
          </w:p>
        </w:tc>
        <w:tc>
          <w:tcPr>
            <w:tcW w:w="1278" w:type="dxa"/>
            <w:vAlign w:val="center"/>
          </w:tcPr>
          <w:p w14:paraId="47D0662D" w14:textId="761E8ED3" w:rsidR="00A406F8" w:rsidRDefault="00A406F8" w:rsidP="00A406F8">
            <w:pPr>
              <w:jc w:val="both"/>
              <w:rPr>
                <w:ins w:id="304" w:author="Jonathan David Delgado Chavarria" w:date="2026-09-24T20:58:00Z"/>
              </w:rPr>
            </w:pPr>
            <w:ins w:id="305" w:author="Jonathan David Delgado Chavarria" w:date="2026-09-24T20:59:00Z">
              <w:r>
                <w:t>11/09/2026</w:t>
              </w:r>
            </w:ins>
          </w:p>
        </w:tc>
      </w:tr>
      <w:tr w:rsidR="00A406F8" w14:paraId="574A1C5C" w14:textId="77777777" w:rsidTr="00A406F8">
        <w:trPr>
          <w:ins w:id="306" w:author="Jonathan David Delgado Chavarria" w:date="2026-09-24T20:59:00Z"/>
        </w:trPr>
        <w:tc>
          <w:tcPr>
            <w:tcW w:w="1978" w:type="dxa"/>
            <w:vAlign w:val="center"/>
          </w:tcPr>
          <w:p w14:paraId="0100B7E3" w14:textId="459EB37E" w:rsidR="00A406F8" w:rsidRDefault="00A406F8" w:rsidP="00A406F8">
            <w:pPr>
              <w:jc w:val="both"/>
              <w:rPr>
                <w:ins w:id="307" w:author="Jonathan David Delgado Chavarria" w:date="2026-09-24T20:59:00Z"/>
                <w:sz w:val="19"/>
              </w:rPr>
            </w:pPr>
            <w:ins w:id="308" w:author="Jonathan David Delgado Chavarria" w:date="2026-09-24T20:59:00Z">
              <w:r>
                <w:rPr>
                  <w:sz w:val="19"/>
                </w:rPr>
                <w:t>T09 Probar anuncios</w:t>
              </w:r>
            </w:ins>
          </w:p>
        </w:tc>
        <w:tc>
          <w:tcPr>
            <w:tcW w:w="4766" w:type="dxa"/>
            <w:vAlign w:val="center"/>
          </w:tcPr>
          <w:p w14:paraId="139B3C3C" w14:textId="7458D305" w:rsidR="00A406F8" w:rsidRDefault="00A406F8" w:rsidP="00A406F8">
            <w:pPr>
              <w:jc w:val="both"/>
              <w:rPr>
                <w:ins w:id="309" w:author="Jonathan David Delgado Chavarria" w:date="2026-09-24T20:59:00Z"/>
                <w:sz w:val="19"/>
              </w:rPr>
            </w:pPr>
            <w:ins w:id="310" w:author="Jonathan David Delgado Chavarria" w:date="2026-09-24T20:59:00Z">
              <w:r>
                <w:rPr>
                  <w:sz w:val="19"/>
                </w:rPr>
                <w:t>Comprobar publicación, campos vacíos y acceso desde otro usuario.</w:t>
              </w:r>
            </w:ins>
          </w:p>
        </w:tc>
        <w:tc>
          <w:tcPr>
            <w:tcW w:w="860" w:type="dxa"/>
            <w:vAlign w:val="center"/>
          </w:tcPr>
          <w:p w14:paraId="45628930" w14:textId="0EA45663" w:rsidR="00A406F8" w:rsidRDefault="00A406F8" w:rsidP="00A406F8">
            <w:pPr>
              <w:jc w:val="both"/>
              <w:rPr>
                <w:ins w:id="311" w:author="Jonathan David Delgado Chavarria" w:date="2026-09-24T20:59:00Z"/>
                <w:sz w:val="19"/>
              </w:rPr>
            </w:pPr>
            <w:ins w:id="312" w:author="Jonathan David Delgado Chavarria" w:date="2026-09-24T20:59:00Z">
              <w:r>
                <w:rPr>
                  <w:sz w:val="19"/>
                </w:rPr>
                <w:t>1</w:t>
              </w:r>
            </w:ins>
          </w:p>
        </w:tc>
        <w:tc>
          <w:tcPr>
            <w:tcW w:w="1215" w:type="dxa"/>
            <w:vAlign w:val="center"/>
          </w:tcPr>
          <w:p w14:paraId="7035CF0A" w14:textId="5192D946" w:rsidR="00A406F8" w:rsidRDefault="00A406F8" w:rsidP="00A406F8">
            <w:pPr>
              <w:jc w:val="both"/>
              <w:rPr>
                <w:ins w:id="313" w:author="Jonathan David Delgado Chavarria" w:date="2026-09-24T20:59:00Z"/>
                <w:sz w:val="19"/>
              </w:rPr>
            </w:pPr>
            <w:ins w:id="314" w:author="Jonathan David Delgado Chavarria" w:date="2026-09-24T20:59:00Z">
              <w:r>
                <w:rPr>
                  <w:sz w:val="19"/>
                </w:rPr>
                <w:t>Rogelio</w:t>
              </w:r>
            </w:ins>
          </w:p>
        </w:tc>
        <w:tc>
          <w:tcPr>
            <w:tcW w:w="1278" w:type="dxa"/>
            <w:vAlign w:val="center"/>
          </w:tcPr>
          <w:p w14:paraId="5B5497A3" w14:textId="09A62CF2" w:rsidR="00A406F8" w:rsidRDefault="00A406F8" w:rsidP="00A406F8">
            <w:pPr>
              <w:jc w:val="both"/>
              <w:rPr>
                <w:ins w:id="315" w:author="Jonathan David Delgado Chavarria" w:date="2026-09-24T20:59:00Z"/>
              </w:rPr>
            </w:pPr>
            <w:ins w:id="316" w:author="Jonathan David Delgado Chavarria" w:date="2026-09-24T20:59:00Z">
              <w:r>
                <w:t>15/09/2026</w:t>
              </w:r>
            </w:ins>
          </w:p>
        </w:tc>
      </w:tr>
      <w:tr w:rsidR="00A406F8" w14:paraId="7156231E" w14:textId="77777777" w:rsidTr="00A406F8">
        <w:trPr>
          <w:ins w:id="317" w:author="Jonathan David Delgado Chavarria" w:date="2026-09-24T20:59:00Z"/>
        </w:trPr>
        <w:tc>
          <w:tcPr>
            <w:tcW w:w="1978" w:type="dxa"/>
            <w:vAlign w:val="center"/>
          </w:tcPr>
          <w:p w14:paraId="70992C5F" w14:textId="0B4013BA" w:rsidR="00A406F8" w:rsidRDefault="00A406F8" w:rsidP="00A406F8">
            <w:pPr>
              <w:jc w:val="both"/>
              <w:rPr>
                <w:ins w:id="318" w:author="Jonathan David Delgado Chavarria" w:date="2026-09-24T20:59:00Z"/>
                <w:sz w:val="19"/>
              </w:rPr>
            </w:pPr>
            <w:ins w:id="319" w:author="Jonathan David Delgado Chavarria" w:date="2026-09-24T20:59:00Z">
              <w:r>
                <w:rPr>
                  <w:sz w:val="19"/>
                </w:rPr>
                <w:t>T10 Diseñar cambio de horario</w:t>
              </w:r>
            </w:ins>
          </w:p>
        </w:tc>
        <w:tc>
          <w:tcPr>
            <w:tcW w:w="4766" w:type="dxa"/>
            <w:vAlign w:val="center"/>
          </w:tcPr>
          <w:p w14:paraId="3F482E86" w14:textId="34418450" w:rsidR="00A406F8" w:rsidRDefault="00A406F8" w:rsidP="00A406F8">
            <w:pPr>
              <w:jc w:val="both"/>
              <w:rPr>
                <w:ins w:id="320" w:author="Jonathan David Delgado Chavarria" w:date="2026-09-24T20:59:00Z"/>
                <w:sz w:val="19"/>
              </w:rPr>
            </w:pPr>
            <w:ins w:id="321" w:author="Jonathan David Delgado Chavarria" w:date="2026-09-24T20:59:00Z">
              <w:r>
                <w:rPr>
                  <w:sz w:val="19"/>
                </w:rPr>
                <w:t>Revisar el formulario y la relación entre líder y club.</w:t>
              </w:r>
            </w:ins>
          </w:p>
        </w:tc>
        <w:tc>
          <w:tcPr>
            <w:tcW w:w="860" w:type="dxa"/>
            <w:vAlign w:val="center"/>
          </w:tcPr>
          <w:p w14:paraId="4F2DA7D1" w14:textId="507DBE50" w:rsidR="00A406F8" w:rsidRDefault="00A406F8" w:rsidP="00A406F8">
            <w:pPr>
              <w:jc w:val="both"/>
              <w:rPr>
                <w:ins w:id="322" w:author="Jonathan David Delgado Chavarria" w:date="2026-09-24T20:59:00Z"/>
                <w:sz w:val="19"/>
              </w:rPr>
            </w:pPr>
            <w:ins w:id="323" w:author="Jonathan David Delgado Chavarria" w:date="2026-09-24T20:59:00Z">
              <w:r>
                <w:rPr>
                  <w:sz w:val="19"/>
                </w:rPr>
                <w:t>1</w:t>
              </w:r>
            </w:ins>
          </w:p>
        </w:tc>
        <w:tc>
          <w:tcPr>
            <w:tcW w:w="1215" w:type="dxa"/>
            <w:vAlign w:val="center"/>
          </w:tcPr>
          <w:p w14:paraId="258BCE4D" w14:textId="127CA761" w:rsidR="00A406F8" w:rsidRDefault="00A406F8" w:rsidP="00A406F8">
            <w:pPr>
              <w:jc w:val="both"/>
              <w:rPr>
                <w:ins w:id="324" w:author="Jonathan David Delgado Chavarria" w:date="2026-09-24T20:59:00Z"/>
                <w:sz w:val="19"/>
              </w:rPr>
            </w:pPr>
            <w:ins w:id="325" w:author="Jonathan David Delgado Chavarria" w:date="2026-09-24T20:59:00Z">
              <w:r>
                <w:rPr>
                  <w:sz w:val="19"/>
                </w:rPr>
                <w:t>Sofía</w:t>
              </w:r>
            </w:ins>
          </w:p>
        </w:tc>
        <w:tc>
          <w:tcPr>
            <w:tcW w:w="1278" w:type="dxa"/>
            <w:vAlign w:val="center"/>
          </w:tcPr>
          <w:p w14:paraId="7F761D7C" w14:textId="6E88E99C" w:rsidR="00A406F8" w:rsidRDefault="00A406F8" w:rsidP="00A406F8">
            <w:pPr>
              <w:jc w:val="both"/>
              <w:rPr>
                <w:ins w:id="326" w:author="Jonathan David Delgado Chavarria" w:date="2026-09-24T20:59:00Z"/>
              </w:rPr>
            </w:pPr>
            <w:ins w:id="327" w:author="Jonathan David Delgado Chavarria" w:date="2026-09-24T20:59:00Z">
              <w:r>
                <w:t>09/09/2026</w:t>
              </w:r>
            </w:ins>
          </w:p>
        </w:tc>
      </w:tr>
      <w:tr w:rsidR="007B3ED4" w14:paraId="307F747B" w14:textId="77777777" w:rsidTr="00A406F8">
        <w:trPr>
          <w:ins w:id="328" w:author="Jonathan David Delgado Chavarria" w:date="2026-09-24T20:59:00Z"/>
        </w:trPr>
        <w:tc>
          <w:tcPr>
            <w:tcW w:w="1978" w:type="dxa"/>
            <w:vAlign w:val="center"/>
          </w:tcPr>
          <w:p w14:paraId="3D446EFF" w14:textId="31C747C5" w:rsidR="007B3ED4" w:rsidRDefault="007B3ED4" w:rsidP="007B3ED4">
            <w:pPr>
              <w:jc w:val="both"/>
              <w:rPr>
                <w:ins w:id="329" w:author="Jonathan David Delgado Chavarria" w:date="2026-09-24T20:59:00Z"/>
                <w:sz w:val="19"/>
              </w:rPr>
            </w:pPr>
            <w:ins w:id="330" w:author="Jonathan David Delgado Chavarria" w:date="2026-09-24T21:00:00Z">
              <w:r>
                <w:rPr>
                  <w:sz w:val="19"/>
                </w:rPr>
                <w:t>T11 Integrar horario</w:t>
              </w:r>
            </w:ins>
          </w:p>
        </w:tc>
        <w:tc>
          <w:tcPr>
            <w:tcW w:w="4766" w:type="dxa"/>
            <w:vAlign w:val="center"/>
          </w:tcPr>
          <w:p w14:paraId="0562F4A6" w14:textId="45191E58" w:rsidR="007B3ED4" w:rsidRDefault="007B3ED4" w:rsidP="007B3ED4">
            <w:pPr>
              <w:jc w:val="both"/>
              <w:rPr>
                <w:ins w:id="331" w:author="Jonathan David Delgado Chavarria" w:date="2026-09-24T20:59:00Z"/>
                <w:sz w:val="19"/>
              </w:rPr>
            </w:pPr>
            <w:ins w:id="332" w:author="Jonathan David Delgado Chavarria" w:date="2026-09-24T21:00:00Z">
              <w:r>
                <w:rPr>
                  <w:sz w:val="19"/>
                </w:rPr>
                <w:t>Revisar y adaptar la modificación y su actualización en las vistas.</w:t>
              </w:r>
            </w:ins>
          </w:p>
        </w:tc>
        <w:tc>
          <w:tcPr>
            <w:tcW w:w="860" w:type="dxa"/>
            <w:vAlign w:val="center"/>
          </w:tcPr>
          <w:p w14:paraId="405026C6" w14:textId="6FADDE46" w:rsidR="007B3ED4" w:rsidRDefault="007B3ED4" w:rsidP="007B3ED4">
            <w:pPr>
              <w:jc w:val="both"/>
              <w:rPr>
                <w:ins w:id="333" w:author="Jonathan David Delgado Chavarria" w:date="2026-09-24T20:59:00Z"/>
                <w:sz w:val="19"/>
              </w:rPr>
            </w:pPr>
            <w:ins w:id="334" w:author="Jonathan David Delgado Chavarria" w:date="2026-09-24T21:00:00Z">
              <w:r>
                <w:rPr>
                  <w:sz w:val="19"/>
                </w:rPr>
                <w:t>1.5</w:t>
              </w:r>
            </w:ins>
          </w:p>
        </w:tc>
        <w:tc>
          <w:tcPr>
            <w:tcW w:w="1215" w:type="dxa"/>
            <w:vAlign w:val="center"/>
          </w:tcPr>
          <w:p w14:paraId="5DEC42AF" w14:textId="032F6339" w:rsidR="007B3ED4" w:rsidRDefault="007B3ED4" w:rsidP="007B3ED4">
            <w:pPr>
              <w:jc w:val="both"/>
              <w:rPr>
                <w:ins w:id="335" w:author="Jonathan David Delgado Chavarria" w:date="2026-09-24T20:59:00Z"/>
                <w:sz w:val="19"/>
              </w:rPr>
            </w:pPr>
            <w:ins w:id="336" w:author="Jonathan David Delgado Chavarria" w:date="2026-09-24T21:00:00Z">
              <w:r>
                <w:rPr>
                  <w:sz w:val="19"/>
                </w:rPr>
                <w:t>Sofía</w:t>
              </w:r>
            </w:ins>
          </w:p>
        </w:tc>
        <w:tc>
          <w:tcPr>
            <w:tcW w:w="1278" w:type="dxa"/>
            <w:vAlign w:val="center"/>
          </w:tcPr>
          <w:p w14:paraId="4BC71BB9" w14:textId="1985DEFD" w:rsidR="007B3ED4" w:rsidRDefault="007B3ED4" w:rsidP="007B3ED4">
            <w:pPr>
              <w:jc w:val="both"/>
              <w:rPr>
                <w:ins w:id="337" w:author="Jonathan David Delgado Chavarria" w:date="2026-09-24T20:59:00Z"/>
              </w:rPr>
            </w:pPr>
            <w:ins w:id="338" w:author="Jonathan David Delgado Chavarria" w:date="2026-09-24T21:00:00Z">
              <w:r>
                <w:t>13/09/2026</w:t>
              </w:r>
            </w:ins>
          </w:p>
        </w:tc>
      </w:tr>
      <w:tr w:rsidR="007B3ED4" w14:paraId="26E1E492" w14:textId="77777777" w:rsidTr="00A406F8">
        <w:trPr>
          <w:ins w:id="339" w:author="Jonathan David Delgado Chavarria" w:date="2026-09-24T21:00:00Z"/>
        </w:trPr>
        <w:tc>
          <w:tcPr>
            <w:tcW w:w="1978" w:type="dxa"/>
            <w:vAlign w:val="center"/>
          </w:tcPr>
          <w:p w14:paraId="68B57741" w14:textId="27E4937D" w:rsidR="007B3ED4" w:rsidRDefault="007B3ED4" w:rsidP="007B3ED4">
            <w:pPr>
              <w:jc w:val="both"/>
              <w:rPr>
                <w:ins w:id="340" w:author="Jonathan David Delgado Chavarria" w:date="2026-09-24T21:00:00Z"/>
                <w:sz w:val="19"/>
              </w:rPr>
            </w:pPr>
            <w:ins w:id="341" w:author="Jonathan David Delgado Chavarria" w:date="2026-09-24T21:00:00Z">
              <w:r>
                <w:rPr>
                  <w:sz w:val="19"/>
                </w:rPr>
                <w:t>T12 Probar horario</w:t>
              </w:r>
            </w:ins>
          </w:p>
        </w:tc>
        <w:tc>
          <w:tcPr>
            <w:tcW w:w="4766" w:type="dxa"/>
            <w:vAlign w:val="center"/>
          </w:tcPr>
          <w:p w14:paraId="14ACE184" w14:textId="06FAD7D6" w:rsidR="007B3ED4" w:rsidRDefault="007B3ED4" w:rsidP="007B3ED4">
            <w:pPr>
              <w:jc w:val="both"/>
              <w:rPr>
                <w:ins w:id="342" w:author="Jonathan David Delgado Chavarria" w:date="2026-09-24T21:00:00Z"/>
                <w:sz w:val="19"/>
              </w:rPr>
            </w:pPr>
            <w:ins w:id="343" w:author="Jonathan David Delgado Chavarria" w:date="2026-09-24T21:00:00Z">
              <w:r>
                <w:rPr>
                  <w:sz w:val="19"/>
                </w:rPr>
                <w:t>Comprobar campos vacíos, permisos y visualización como estudiante.</w:t>
              </w:r>
            </w:ins>
          </w:p>
        </w:tc>
        <w:tc>
          <w:tcPr>
            <w:tcW w:w="860" w:type="dxa"/>
            <w:vAlign w:val="center"/>
          </w:tcPr>
          <w:p w14:paraId="475443D1" w14:textId="6036F3C6" w:rsidR="007B3ED4" w:rsidRDefault="007B3ED4" w:rsidP="007B3ED4">
            <w:pPr>
              <w:jc w:val="both"/>
              <w:rPr>
                <w:ins w:id="344" w:author="Jonathan David Delgado Chavarria" w:date="2026-09-24T21:00:00Z"/>
                <w:sz w:val="19"/>
              </w:rPr>
            </w:pPr>
            <w:ins w:id="345" w:author="Jonathan David Delgado Chavarria" w:date="2026-09-24T21:00:00Z">
              <w:r>
                <w:rPr>
                  <w:sz w:val="19"/>
                </w:rPr>
                <w:t>1</w:t>
              </w:r>
            </w:ins>
          </w:p>
        </w:tc>
        <w:tc>
          <w:tcPr>
            <w:tcW w:w="1215" w:type="dxa"/>
            <w:vAlign w:val="center"/>
          </w:tcPr>
          <w:p w14:paraId="06BA91FB" w14:textId="665377B9" w:rsidR="007B3ED4" w:rsidRDefault="007B3ED4" w:rsidP="007B3ED4">
            <w:pPr>
              <w:jc w:val="both"/>
              <w:rPr>
                <w:ins w:id="346" w:author="Jonathan David Delgado Chavarria" w:date="2026-09-24T21:00:00Z"/>
                <w:sz w:val="19"/>
              </w:rPr>
            </w:pPr>
            <w:ins w:id="347" w:author="Jonathan David Delgado Chavarria" w:date="2026-09-24T21:00:00Z">
              <w:r>
                <w:rPr>
                  <w:sz w:val="19"/>
                </w:rPr>
                <w:t>Sofía</w:t>
              </w:r>
            </w:ins>
          </w:p>
        </w:tc>
        <w:tc>
          <w:tcPr>
            <w:tcW w:w="1278" w:type="dxa"/>
            <w:vAlign w:val="center"/>
          </w:tcPr>
          <w:p w14:paraId="3E7EF09F" w14:textId="3405E64F" w:rsidR="007B3ED4" w:rsidRDefault="007B3ED4" w:rsidP="007B3ED4">
            <w:pPr>
              <w:jc w:val="both"/>
              <w:rPr>
                <w:ins w:id="348" w:author="Jonathan David Delgado Chavarria" w:date="2026-09-24T21:00:00Z"/>
              </w:rPr>
            </w:pPr>
            <w:ins w:id="349" w:author="Jonathan David Delgado Chavarria" w:date="2026-09-24T21:00:00Z">
              <w:r>
                <w:t>17/09/2026</w:t>
              </w:r>
            </w:ins>
          </w:p>
        </w:tc>
      </w:tr>
    </w:tbl>
    <w:p w14:paraId="79327741" w14:textId="19A10FE7" w:rsidR="003254D2" w:rsidRDefault="00A406F8">
      <w:pPr>
        <w:spacing w:before="120"/>
        <w:rPr>
          <w:ins w:id="350" w:author="DE LEON DE LEON, ROGELIO AUGUSTO" w:date="2026-09-24T17:49:00Z"/>
        </w:rPr>
        <w:pPrChange w:id="351" w:author="Jonathan David Delgado Chavarria" w:date="2026-09-24T20:51:00Z">
          <w:pPr/>
        </w:pPrChange>
      </w:pPr>
      <w:ins w:id="352" w:author="Jonathan David Delgado Chavarria" w:date="2026-09-24T20:59:00Z">
        <w:r>
          <w:t>C</w:t>
        </w:r>
      </w:ins>
      <w:ins w:id="353" w:author="Jonathan David Delgado Chavarria" w:date="2026-09-24T20:51:00Z">
        <w:r w:rsidR="003254D2">
          <w:t>ada integrante participa en el análisis, la revisión del código y las pruebas de su requisito. Toda modificación debe acompañarse de una contribución real al repositorio.</w:t>
        </w:r>
      </w:ins>
    </w:p>
    <w:p w14:paraId="508AC925" w14:textId="77777777" w:rsidR="00AD1280" w:rsidRDefault="00AD1280" w:rsidP="00AD1280">
      <w:pPr>
        <w:pStyle w:val="Ttulo1"/>
        <w:rPr>
          <w:ins w:id="354" w:author="DE LEON DE LEON, ROGELIO AUGUSTO" w:date="2026-09-24T22:18:00Z" w16du:dateUtc="2026-09-25T04:18:00Z"/>
        </w:rPr>
      </w:pPr>
      <w:ins w:id="355" w:author="DE LEON DE LEON, ROGELIO AUGUSTO" w:date="2026-09-24T22:18:00Z" w16du:dateUtc="2026-09-25T04:18:00Z">
        <w:r>
          <w:br w:type="page"/>
        </w:r>
      </w:ins>
    </w:p>
    <w:p w14:paraId="0100F6DC" w14:textId="1B7D1740" w:rsidR="000765B3" w:rsidDel="00C54654" w:rsidRDefault="000765B3" w:rsidP="0020288E">
      <w:pPr>
        <w:rPr>
          <w:del w:id="356" w:author="Jonathan David Delgado Chavarria" w:date="2026-09-24T20:20:00Z"/>
        </w:rPr>
      </w:pPr>
    </w:p>
    <w:p w14:paraId="01DD0DF6" w14:textId="77777777" w:rsidR="00AD1280" w:rsidRPr="00AD1280" w:rsidRDefault="00AD1280" w:rsidP="00AD1280">
      <w:pPr>
        <w:pStyle w:val="Ttulo1"/>
        <w:rPr>
          <w:ins w:id="357" w:author="DE LEON DE LEON, ROGELIO AUGUSTO" w:date="2026-09-24T22:18:00Z" w16du:dateUtc="2026-09-25T04:18:00Z"/>
          <w:sz w:val="32"/>
          <w:szCs w:val="32"/>
          <w:rPrChange w:id="358" w:author="DE LEON DE LEON, ROGELIO AUGUSTO" w:date="2026-09-24T22:18:00Z" w16du:dateUtc="2026-09-25T04:18:00Z">
            <w:rPr>
              <w:ins w:id="359" w:author="DE LEON DE LEON, ROGELIO AUGUSTO" w:date="2026-09-24T22:18:00Z" w16du:dateUtc="2026-09-25T04:18:00Z"/>
            </w:rPr>
          </w:rPrChange>
        </w:rPr>
      </w:pPr>
      <w:ins w:id="360" w:author="DE LEON DE LEON, ROGELIO AUGUSTO" w:date="2026-09-24T22:18:00Z" w16du:dateUtc="2026-09-25T04:18:00Z">
        <w:r w:rsidRPr="00AD1280">
          <w:rPr>
            <w:sz w:val="32"/>
            <w:szCs w:val="32"/>
            <w:rPrChange w:id="361" w:author="DE LEON DE LEON, ROGELIO AUGUSTO" w:date="2026-09-24T22:18:00Z" w16du:dateUtc="2026-09-25T04:18:00Z">
              <w:rPr/>
            </w:rPrChange>
          </w:rPr>
          <w:t xml:space="preserve">3 </w:t>
        </w:r>
        <w:proofErr w:type="gramStart"/>
        <w:r w:rsidRPr="00AD1280">
          <w:rPr>
            <w:sz w:val="32"/>
            <w:szCs w:val="32"/>
            <w:rPrChange w:id="362" w:author="DE LEON DE LEON, ROGELIO AUGUSTO" w:date="2026-09-24T22:18:00Z" w16du:dateUtc="2026-09-25T04:18:00Z">
              <w:rPr/>
            </w:rPrChange>
          </w:rPr>
          <w:t>Tareas</w:t>
        </w:r>
        <w:proofErr w:type="gramEnd"/>
        <w:r w:rsidRPr="00AD1280">
          <w:rPr>
            <w:sz w:val="32"/>
            <w:szCs w:val="32"/>
            <w:rPrChange w:id="363" w:author="DE LEON DE LEON, ROGELIO AUGUSTO" w:date="2026-09-24T22:18:00Z" w16du:dateUtc="2026-09-25T04:18:00Z">
              <w:rPr/>
            </w:rPrChange>
          </w:rPr>
          <w:t xml:space="preserve"> generales y calendario</w:t>
        </w:r>
      </w:ins>
    </w:p>
    <w:tbl>
      <w:tblPr>
        <w:tblW w:w="0" w:type="auto"/>
        <w:jc w:val="center"/>
        <w:tblLayout w:type="fixed"/>
        <w:tblLook w:val="04A0" w:firstRow="1" w:lastRow="0" w:firstColumn="1" w:lastColumn="0" w:noHBand="0" w:noVBand="1"/>
      </w:tblPr>
      <w:tblGrid>
        <w:gridCol w:w="2016"/>
        <w:gridCol w:w="4464"/>
        <w:gridCol w:w="720"/>
        <w:gridCol w:w="1440"/>
        <w:gridCol w:w="1440"/>
      </w:tblGrid>
      <w:tr w:rsidR="00AD1280" w14:paraId="0A12947C" w14:textId="77777777" w:rsidTr="004B51D6">
        <w:trPr>
          <w:cantSplit/>
          <w:tblHeader/>
          <w:jc w:val="center"/>
          <w:ins w:id="364" w:author="DE LEON DE LEON, ROGELIO AUGUSTO" w:date="2026-09-24T22:18:00Z"/>
        </w:trPr>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86D4CD8" w14:textId="77777777" w:rsidR="00AD1280" w:rsidRDefault="00AD1280" w:rsidP="004B51D6">
            <w:pPr>
              <w:spacing w:before="20" w:after="20" w:line="245" w:lineRule="auto"/>
              <w:rPr>
                <w:ins w:id="365" w:author="DE LEON DE LEON, ROGELIO AUGUSTO" w:date="2026-09-24T22:18:00Z" w16du:dateUtc="2026-09-25T04:18:00Z"/>
              </w:rPr>
            </w:pPr>
            <w:ins w:id="366" w:author="DE LEON DE LEON, ROGELIO AUGUSTO" w:date="2026-09-24T22:18:00Z" w16du:dateUtc="2026-09-25T04:18:00Z">
              <w:r>
                <w:rPr>
                  <w:b/>
                  <w:sz w:val="19"/>
                </w:rPr>
                <w:t>Tarea</w:t>
              </w:r>
            </w:ins>
          </w:p>
        </w:tc>
        <w:tc>
          <w:tcPr>
            <w:tcW w:w="44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429AFF9" w14:textId="77777777" w:rsidR="00AD1280" w:rsidRDefault="00AD1280" w:rsidP="004B51D6">
            <w:pPr>
              <w:spacing w:before="20" w:after="20" w:line="245" w:lineRule="auto"/>
              <w:rPr>
                <w:ins w:id="367" w:author="DE LEON DE LEON, ROGELIO AUGUSTO" w:date="2026-09-24T22:18:00Z" w16du:dateUtc="2026-09-25T04:18:00Z"/>
              </w:rPr>
            </w:pPr>
            <w:ins w:id="368" w:author="DE LEON DE LEON, ROGELIO AUGUSTO" w:date="2026-09-24T22:18:00Z" w16du:dateUtc="2026-09-25T04:18:00Z">
              <w:r>
                <w:rPr>
                  <w:b/>
                  <w:sz w:val="19"/>
                </w:rPr>
                <w:t>Descripción</w:t>
              </w:r>
            </w:ins>
          </w:p>
        </w:tc>
        <w:tc>
          <w:tcPr>
            <w:tcW w:w="7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E50A219" w14:textId="77777777" w:rsidR="00AD1280" w:rsidRDefault="00AD1280" w:rsidP="004B51D6">
            <w:pPr>
              <w:spacing w:before="20" w:after="20" w:line="245" w:lineRule="auto"/>
              <w:rPr>
                <w:ins w:id="369" w:author="DE LEON DE LEON, ROGELIO AUGUSTO" w:date="2026-09-24T22:18:00Z" w16du:dateUtc="2026-09-25T04:18:00Z"/>
              </w:rPr>
            </w:pPr>
            <w:ins w:id="370" w:author="DE LEON DE LEON, ROGELIO AUGUSTO" w:date="2026-09-24T22:18:00Z" w16du:dateUtc="2026-09-25T04:18:00Z">
              <w:r>
                <w:rPr>
                  <w:b/>
                  <w:sz w:val="19"/>
                </w:rPr>
                <w:t>Horas</w:t>
              </w:r>
            </w:ins>
          </w:p>
        </w:tc>
        <w:tc>
          <w:tcPr>
            <w:tcW w:w="144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6676D3A" w14:textId="77777777" w:rsidR="00AD1280" w:rsidRDefault="00AD1280" w:rsidP="004B51D6">
            <w:pPr>
              <w:spacing w:before="20" w:after="20" w:line="245" w:lineRule="auto"/>
              <w:rPr>
                <w:ins w:id="371" w:author="DE LEON DE LEON, ROGELIO AUGUSTO" w:date="2026-09-24T22:18:00Z" w16du:dateUtc="2026-09-25T04:18:00Z"/>
              </w:rPr>
            </w:pPr>
            <w:ins w:id="372" w:author="DE LEON DE LEON, ROGELIO AUGUSTO" w:date="2026-09-24T22:18:00Z" w16du:dateUtc="2026-09-25T04:18:00Z">
              <w:r>
                <w:rPr>
                  <w:b/>
                  <w:sz w:val="19"/>
                </w:rPr>
                <w:t>Responsable</w:t>
              </w:r>
            </w:ins>
          </w:p>
        </w:tc>
        <w:tc>
          <w:tcPr>
            <w:tcW w:w="144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8D6233C" w14:textId="77777777" w:rsidR="00AD1280" w:rsidRDefault="00AD1280" w:rsidP="004B51D6">
            <w:pPr>
              <w:spacing w:before="20" w:after="20" w:line="245" w:lineRule="auto"/>
              <w:rPr>
                <w:ins w:id="373" w:author="DE LEON DE LEON, ROGELIO AUGUSTO" w:date="2026-09-24T22:18:00Z" w16du:dateUtc="2026-09-25T04:18:00Z"/>
              </w:rPr>
            </w:pPr>
            <w:ins w:id="374" w:author="DE LEON DE LEON, ROGELIO AUGUSTO" w:date="2026-09-24T22:18:00Z" w16du:dateUtc="2026-09-25T04:18:00Z">
              <w:r>
                <w:rPr>
                  <w:b/>
                  <w:sz w:val="19"/>
                </w:rPr>
                <w:t>Fecha fin</w:t>
              </w:r>
            </w:ins>
          </w:p>
        </w:tc>
      </w:tr>
      <w:tr w:rsidR="00AD1280" w14:paraId="3A88F236" w14:textId="77777777" w:rsidTr="004B51D6">
        <w:trPr>
          <w:cantSplit/>
          <w:jc w:val="center"/>
          <w:ins w:id="375" w:author="DE LEON DE LEON, ROGELIO AUGUSTO" w:date="2026-09-24T22:18:00Z"/>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D70ACE" w14:textId="77777777" w:rsidR="00AD1280" w:rsidRDefault="00AD1280" w:rsidP="004B51D6">
            <w:pPr>
              <w:spacing w:before="20" w:after="20" w:line="245" w:lineRule="auto"/>
              <w:rPr>
                <w:ins w:id="376" w:author="DE LEON DE LEON, ROGELIO AUGUSTO" w:date="2026-09-24T22:18:00Z" w16du:dateUtc="2026-09-25T04:18:00Z"/>
              </w:rPr>
            </w:pPr>
            <w:ins w:id="377" w:author="DE LEON DE LEON, ROGELIO AUGUSTO" w:date="2026-09-24T22:18:00Z" w16du:dateUtc="2026-09-25T04:18:00Z">
              <w:r>
                <w:rPr>
                  <w:sz w:val="19"/>
                </w:rPr>
                <w:t>T13 Investigación</w:t>
              </w:r>
            </w:ins>
          </w:p>
        </w:tc>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C62554" w14:textId="77777777" w:rsidR="00AD1280" w:rsidRDefault="00AD1280" w:rsidP="004B51D6">
            <w:pPr>
              <w:spacing w:before="20" w:after="20" w:line="245" w:lineRule="auto"/>
              <w:rPr>
                <w:ins w:id="378" w:author="DE LEON DE LEON, ROGELIO AUGUSTO" w:date="2026-09-24T22:18:00Z" w16du:dateUtc="2026-09-25T04:18:00Z"/>
              </w:rPr>
            </w:pPr>
            <w:ins w:id="379" w:author="DE LEON DE LEON, ROGELIO AUGUSTO" w:date="2026-09-24T22:18:00Z" w16du:dateUtc="2026-09-25T04:18:00Z">
              <w:r>
                <w:rPr>
                  <w:sz w:val="19"/>
                </w:rPr>
                <w:t>Revisar fuentes, comparar opciones de guardado y discutir la propuesta.</w:t>
              </w:r>
            </w:ins>
          </w:p>
        </w:tc>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92CC9A" w14:textId="77777777" w:rsidR="00AD1280" w:rsidRDefault="00AD1280" w:rsidP="004B51D6">
            <w:pPr>
              <w:spacing w:before="20" w:after="20" w:line="245" w:lineRule="auto"/>
              <w:rPr>
                <w:ins w:id="380" w:author="DE LEON DE LEON, ROGELIO AUGUSTO" w:date="2026-09-24T22:18:00Z" w16du:dateUtc="2026-09-25T04:18:00Z"/>
              </w:rPr>
            </w:pPr>
            <w:ins w:id="381" w:author="DE LEON DE LEON, ROGELIO AUGUSTO" w:date="2026-09-24T22:18:00Z" w16du:dateUtc="2026-09-25T04:18:00Z">
              <w:r>
                <w:rPr>
                  <w:sz w:val="19"/>
                </w:rPr>
                <w:t>2</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BFF58E" w14:textId="77777777" w:rsidR="00AD1280" w:rsidRDefault="00AD1280" w:rsidP="004B51D6">
            <w:pPr>
              <w:spacing w:before="20" w:after="20" w:line="245" w:lineRule="auto"/>
              <w:rPr>
                <w:ins w:id="382" w:author="DE LEON DE LEON, ROGELIO AUGUSTO" w:date="2026-09-24T22:18:00Z" w16du:dateUtc="2026-09-25T04:18:00Z"/>
              </w:rPr>
            </w:pPr>
            <w:ins w:id="383" w:author="DE LEON DE LEON, ROGELIO AUGUSTO" w:date="2026-09-24T22:18:00Z" w16du:dateUtc="2026-09-25T04:18:00Z">
              <w:r>
                <w:rPr>
                  <w:sz w:val="19"/>
                </w:rPr>
                <w:t>Rogelio</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3C189C" w14:textId="77777777" w:rsidR="00AD1280" w:rsidRDefault="00AD1280" w:rsidP="004B51D6">
            <w:pPr>
              <w:spacing w:before="20" w:after="20" w:line="245" w:lineRule="auto"/>
              <w:rPr>
                <w:ins w:id="384" w:author="DE LEON DE LEON, ROGELIO AUGUSTO" w:date="2026-09-24T22:18:00Z" w16du:dateUtc="2026-09-25T04:18:00Z"/>
              </w:rPr>
            </w:pPr>
            <w:ins w:id="385" w:author="DE LEON DE LEON, ROGELIO AUGUSTO" w:date="2026-09-24T22:18:00Z" w16du:dateUtc="2026-09-25T04:18:00Z">
              <w:r>
                <w:t>19/09/2026</w:t>
              </w:r>
            </w:ins>
          </w:p>
        </w:tc>
      </w:tr>
      <w:tr w:rsidR="00AD1280" w14:paraId="1DFC064B" w14:textId="77777777" w:rsidTr="004B51D6">
        <w:trPr>
          <w:cantSplit/>
          <w:jc w:val="center"/>
          <w:ins w:id="386" w:author="DE LEON DE LEON, ROGELIO AUGUSTO" w:date="2026-09-24T22:18:00Z"/>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C0DDC8" w14:textId="77777777" w:rsidR="00AD1280" w:rsidRDefault="00AD1280" w:rsidP="004B51D6">
            <w:pPr>
              <w:spacing w:before="20" w:after="20" w:line="245" w:lineRule="auto"/>
              <w:rPr>
                <w:ins w:id="387" w:author="DE LEON DE LEON, ROGELIO AUGUSTO" w:date="2026-09-24T22:18:00Z" w16du:dateUtc="2026-09-25T04:18:00Z"/>
              </w:rPr>
            </w:pPr>
            <w:ins w:id="388" w:author="DE LEON DE LEON, ROGELIO AUGUSTO" w:date="2026-09-24T22:18:00Z" w16du:dateUtc="2026-09-25T04:18:00Z">
              <w:r>
                <w:rPr>
                  <w:sz w:val="19"/>
                </w:rPr>
                <w:t>T14 Revisión técnica</w:t>
              </w:r>
            </w:ins>
          </w:p>
        </w:tc>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09052B" w14:textId="77777777" w:rsidR="00AD1280" w:rsidRDefault="00AD1280" w:rsidP="004B51D6">
            <w:pPr>
              <w:spacing w:before="20" w:after="20" w:line="245" w:lineRule="auto"/>
              <w:rPr>
                <w:ins w:id="389" w:author="DE LEON DE LEON, ROGELIO AUGUSTO" w:date="2026-09-24T22:18:00Z" w16du:dateUtc="2026-09-25T04:18:00Z"/>
              </w:rPr>
            </w:pPr>
            <w:ins w:id="390" w:author="DE LEON DE LEON, ROGELIO AUGUSTO" w:date="2026-09-24T22:18:00Z" w16du:dateUtc="2026-09-25T04:18:00Z">
              <w:r>
                <w:rPr>
                  <w:sz w:val="19"/>
                </w:rPr>
                <w:t>Revisar listas, autenticación y diferencias entre memoria y archivos.</w:t>
              </w:r>
            </w:ins>
          </w:p>
        </w:tc>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180F58" w14:textId="77777777" w:rsidR="00AD1280" w:rsidRDefault="00AD1280" w:rsidP="004B51D6">
            <w:pPr>
              <w:spacing w:before="20" w:after="20" w:line="245" w:lineRule="auto"/>
              <w:rPr>
                <w:ins w:id="391" w:author="DE LEON DE LEON, ROGELIO AUGUSTO" w:date="2026-09-24T22:18:00Z" w16du:dateUtc="2026-09-25T04:18:00Z"/>
              </w:rPr>
            </w:pPr>
            <w:ins w:id="392" w:author="DE LEON DE LEON, ROGELIO AUGUSTO" w:date="2026-09-24T22:18:00Z" w16du:dateUtc="2026-09-25T04:18:00Z">
              <w:r>
                <w:rPr>
                  <w:sz w:val="19"/>
                </w:rPr>
                <w:t>1</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11A32C" w14:textId="77777777" w:rsidR="00AD1280" w:rsidRDefault="00AD1280" w:rsidP="004B51D6">
            <w:pPr>
              <w:spacing w:before="20" w:after="20" w:line="245" w:lineRule="auto"/>
              <w:rPr>
                <w:ins w:id="393" w:author="DE LEON DE LEON, ROGELIO AUGUSTO" w:date="2026-09-24T22:18:00Z" w16du:dateUtc="2026-09-25T04:18:00Z"/>
              </w:rPr>
            </w:pPr>
            <w:ins w:id="394" w:author="DE LEON DE LEON, ROGELIO AUGUSTO" w:date="2026-09-24T22:18:00Z" w16du:dateUtc="2026-09-25T04:18:00Z">
              <w:r>
                <w:rPr>
                  <w:sz w:val="19"/>
                </w:rPr>
                <w:t>Emilio</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ADA0BC" w14:textId="77777777" w:rsidR="00AD1280" w:rsidRDefault="00AD1280" w:rsidP="004B51D6">
            <w:pPr>
              <w:spacing w:before="20" w:after="20" w:line="245" w:lineRule="auto"/>
              <w:rPr>
                <w:ins w:id="395" w:author="DE LEON DE LEON, ROGELIO AUGUSTO" w:date="2026-09-24T22:18:00Z" w16du:dateUtc="2026-09-25T04:18:00Z"/>
              </w:rPr>
            </w:pPr>
            <w:ins w:id="396" w:author="DE LEON DE LEON, ROGELIO AUGUSTO" w:date="2026-09-24T22:18:00Z" w16du:dateUtc="2026-09-25T04:18:00Z">
              <w:r>
                <w:t>18/09/2026</w:t>
              </w:r>
            </w:ins>
          </w:p>
        </w:tc>
      </w:tr>
      <w:tr w:rsidR="00AD1280" w14:paraId="572B4705" w14:textId="77777777" w:rsidTr="004B51D6">
        <w:trPr>
          <w:cantSplit/>
          <w:jc w:val="center"/>
          <w:ins w:id="397" w:author="DE LEON DE LEON, ROGELIO AUGUSTO" w:date="2026-09-24T22:18:00Z"/>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8A3559" w14:textId="77777777" w:rsidR="00AD1280" w:rsidRDefault="00AD1280" w:rsidP="004B51D6">
            <w:pPr>
              <w:spacing w:before="20" w:after="20" w:line="245" w:lineRule="auto"/>
              <w:rPr>
                <w:ins w:id="398" w:author="DE LEON DE LEON, ROGELIO AUGUSTO" w:date="2026-09-24T22:18:00Z" w16du:dateUtc="2026-09-25T04:18:00Z"/>
              </w:rPr>
            </w:pPr>
            <w:ins w:id="399" w:author="DE LEON DE LEON, ROGELIO AUGUSTO" w:date="2026-09-24T22:18:00Z" w16du:dateUtc="2026-09-25T04:18:00Z">
              <w:r>
                <w:rPr>
                  <w:sz w:val="19"/>
                </w:rPr>
                <w:t>T15 Integración</w:t>
              </w:r>
            </w:ins>
          </w:p>
        </w:tc>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2D89D3" w14:textId="77777777" w:rsidR="00AD1280" w:rsidRDefault="00AD1280" w:rsidP="004B51D6">
            <w:pPr>
              <w:spacing w:before="20" w:after="20" w:line="245" w:lineRule="auto"/>
              <w:rPr>
                <w:ins w:id="400" w:author="DE LEON DE LEON, ROGELIO AUGUSTO" w:date="2026-09-24T22:18:00Z" w16du:dateUtc="2026-09-25T04:18:00Z"/>
              </w:rPr>
            </w:pPr>
            <w:ins w:id="401" w:author="DE LEON DE LEON, ROGELIO AUGUSTO" w:date="2026-09-24T22:18:00Z" w16du:dateUtc="2026-09-25T04:18:00Z">
              <w:r>
                <w:rPr>
                  <w:sz w:val="19"/>
                </w:rPr>
                <w:t xml:space="preserve">Comprobar </w:t>
              </w:r>
              <w:proofErr w:type="spellStart"/>
              <w:r>
                <w:rPr>
                  <w:sz w:val="19"/>
                </w:rPr>
                <w:t>src</w:t>
              </w:r>
              <w:proofErr w:type="spellEnd"/>
              <w:r>
                <w:rPr>
                  <w:sz w:val="19"/>
                </w:rPr>
                <w:t xml:space="preserve">, </w:t>
              </w:r>
              <w:proofErr w:type="spellStart"/>
              <w:r>
                <w:rPr>
                  <w:sz w:val="19"/>
                </w:rPr>
                <w:t>bin</w:t>
              </w:r>
              <w:proofErr w:type="spellEnd"/>
              <w:r>
                <w:rPr>
                  <w:sz w:val="19"/>
                </w:rPr>
                <w:t>, navegación y ejecución en las computadoras del equipo.</w:t>
              </w:r>
            </w:ins>
          </w:p>
        </w:tc>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0D2C1D" w14:textId="77777777" w:rsidR="00AD1280" w:rsidRDefault="00AD1280" w:rsidP="004B51D6">
            <w:pPr>
              <w:spacing w:before="20" w:after="20" w:line="245" w:lineRule="auto"/>
              <w:rPr>
                <w:ins w:id="402" w:author="DE LEON DE LEON, ROGELIO AUGUSTO" w:date="2026-09-24T22:18:00Z" w16du:dateUtc="2026-09-25T04:18:00Z"/>
              </w:rPr>
            </w:pPr>
            <w:ins w:id="403" w:author="DE LEON DE LEON, ROGELIO AUGUSTO" w:date="2026-09-24T22:18:00Z" w16du:dateUtc="2026-09-25T04:18:00Z">
              <w:r>
                <w:rPr>
                  <w:sz w:val="19"/>
                </w:rPr>
                <w:t>1.5</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61FA73" w14:textId="77777777" w:rsidR="00AD1280" w:rsidRDefault="00AD1280" w:rsidP="004B51D6">
            <w:pPr>
              <w:spacing w:before="20" w:after="20" w:line="245" w:lineRule="auto"/>
              <w:rPr>
                <w:ins w:id="404" w:author="DE LEON DE LEON, ROGELIO AUGUSTO" w:date="2026-09-24T22:18:00Z" w16du:dateUtc="2026-09-25T04:18:00Z"/>
              </w:rPr>
            </w:pPr>
            <w:ins w:id="405" w:author="DE LEON DE LEON, ROGELIO AUGUSTO" w:date="2026-09-24T22:18:00Z" w16du:dateUtc="2026-09-25T04:18:00Z">
              <w:r>
                <w:rPr>
                  <w:sz w:val="19"/>
                </w:rPr>
                <w:t>Jonathan</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D1E42B" w14:textId="77777777" w:rsidR="00AD1280" w:rsidRDefault="00AD1280" w:rsidP="004B51D6">
            <w:pPr>
              <w:spacing w:before="20" w:after="20" w:line="245" w:lineRule="auto"/>
              <w:rPr>
                <w:ins w:id="406" w:author="DE LEON DE LEON, ROGELIO AUGUSTO" w:date="2026-09-24T22:18:00Z" w16du:dateUtc="2026-09-25T04:18:00Z"/>
              </w:rPr>
            </w:pPr>
            <w:ins w:id="407" w:author="DE LEON DE LEON, ROGELIO AUGUSTO" w:date="2026-09-24T22:18:00Z" w16du:dateUtc="2026-09-25T04:18:00Z">
              <w:r>
                <w:t>20/09/2026</w:t>
              </w:r>
            </w:ins>
          </w:p>
        </w:tc>
      </w:tr>
      <w:tr w:rsidR="00AD1280" w14:paraId="73B62C31" w14:textId="77777777" w:rsidTr="004B51D6">
        <w:trPr>
          <w:cantSplit/>
          <w:jc w:val="center"/>
          <w:ins w:id="408" w:author="DE LEON DE LEON, ROGELIO AUGUSTO" w:date="2026-09-24T22:18:00Z"/>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507F42" w14:textId="77777777" w:rsidR="00AD1280" w:rsidRDefault="00AD1280" w:rsidP="004B51D6">
            <w:pPr>
              <w:spacing w:before="20" w:after="20" w:line="245" w:lineRule="auto"/>
              <w:rPr>
                <w:ins w:id="409" w:author="DE LEON DE LEON, ROGELIO AUGUSTO" w:date="2026-09-24T22:18:00Z" w16du:dateUtc="2026-09-25T04:18:00Z"/>
              </w:rPr>
            </w:pPr>
            <w:ins w:id="410" w:author="DE LEON DE LEON, ROGELIO AUGUSTO" w:date="2026-09-24T22:18:00Z" w16du:dateUtc="2026-09-25T04:18:00Z">
              <w:r>
                <w:rPr>
                  <w:sz w:val="19"/>
                </w:rPr>
                <w:t>T16 Prueba con usuarios</w:t>
              </w:r>
            </w:ins>
          </w:p>
        </w:tc>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2EC4CB" w14:textId="77777777" w:rsidR="00AD1280" w:rsidRDefault="00AD1280" w:rsidP="004B51D6">
            <w:pPr>
              <w:spacing w:before="20" w:after="20" w:line="245" w:lineRule="auto"/>
              <w:rPr>
                <w:ins w:id="411" w:author="DE LEON DE LEON, ROGELIO AUGUSTO" w:date="2026-09-24T22:18:00Z" w16du:dateUtc="2026-09-25T04:18:00Z"/>
              </w:rPr>
            </w:pPr>
            <w:ins w:id="412" w:author="DE LEON DE LEON, ROGELIO AUGUSTO" w:date="2026-09-24T22:18:00Z" w16du:dateUtc="2026-09-25T04:18:00Z">
              <w:r>
                <w:rPr>
                  <w:sz w:val="19"/>
                </w:rPr>
                <w:t>Coordinar la muestra y registrar observaciones auténticas.</w:t>
              </w:r>
            </w:ins>
          </w:p>
        </w:tc>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4073F6" w14:textId="77777777" w:rsidR="00AD1280" w:rsidRDefault="00AD1280" w:rsidP="004B51D6">
            <w:pPr>
              <w:spacing w:before="20" w:after="20" w:line="245" w:lineRule="auto"/>
              <w:rPr>
                <w:ins w:id="413" w:author="DE LEON DE LEON, ROGELIO AUGUSTO" w:date="2026-09-24T22:18:00Z" w16du:dateUtc="2026-09-25T04:18:00Z"/>
              </w:rPr>
            </w:pPr>
            <w:ins w:id="414" w:author="DE LEON DE LEON, ROGELIO AUGUSTO" w:date="2026-09-24T22:18:00Z" w16du:dateUtc="2026-09-25T04:18:00Z">
              <w:r>
                <w:rPr>
                  <w:sz w:val="19"/>
                </w:rPr>
                <w:t>1</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ADAADE" w14:textId="77777777" w:rsidR="00AD1280" w:rsidRDefault="00AD1280" w:rsidP="004B51D6">
            <w:pPr>
              <w:spacing w:before="20" w:after="20" w:line="245" w:lineRule="auto"/>
              <w:rPr>
                <w:ins w:id="415" w:author="DE LEON DE LEON, ROGELIO AUGUSTO" w:date="2026-09-24T22:18:00Z" w16du:dateUtc="2026-09-25T04:18:00Z"/>
              </w:rPr>
            </w:pPr>
            <w:ins w:id="416" w:author="DE LEON DE LEON, ROGELIO AUGUSTO" w:date="2026-09-24T22:18:00Z" w16du:dateUtc="2026-09-25T04:18:00Z">
              <w:r>
                <w:rPr>
                  <w:sz w:val="19"/>
                </w:rPr>
                <w:t>Sofia</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80BBEC" w14:textId="77777777" w:rsidR="00AD1280" w:rsidRDefault="00AD1280" w:rsidP="004B51D6">
            <w:pPr>
              <w:spacing w:before="20" w:after="20" w:line="245" w:lineRule="auto"/>
              <w:rPr>
                <w:ins w:id="417" w:author="DE LEON DE LEON, ROGELIO AUGUSTO" w:date="2026-09-24T22:18:00Z" w16du:dateUtc="2026-09-25T04:18:00Z"/>
              </w:rPr>
            </w:pPr>
            <w:ins w:id="418" w:author="DE LEON DE LEON, ROGELIO AUGUSTO" w:date="2026-09-24T22:18:00Z" w16du:dateUtc="2026-09-25T04:18:00Z">
              <w:r>
                <w:t>21/09/2026</w:t>
              </w:r>
            </w:ins>
          </w:p>
        </w:tc>
      </w:tr>
      <w:tr w:rsidR="00AD1280" w14:paraId="3C085F8E" w14:textId="77777777" w:rsidTr="004B51D6">
        <w:trPr>
          <w:cantSplit/>
          <w:jc w:val="center"/>
          <w:ins w:id="419" w:author="DE LEON DE LEON, ROGELIO AUGUSTO" w:date="2026-09-24T22:18:00Z"/>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CA3D60" w14:textId="77777777" w:rsidR="00AD1280" w:rsidRDefault="00AD1280" w:rsidP="004B51D6">
            <w:pPr>
              <w:spacing w:before="20" w:after="20" w:line="245" w:lineRule="auto"/>
              <w:rPr>
                <w:ins w:id="420" w:author="DE LEON DE LEON, ROGELIO AUGUSTO" w:date="2026-09-24T22:18:00Z" w16du:dateUtc="2026-09-25T04:18:00Z"/>
              </w:rPr>
            </w:pPr>
            <w:ins w:id="421" w:author="DE LEON DE LEON, ROGELIO AUGUSTO" w:date="2026-09-24T22:18:00Z" w16du:dateUtc="2026-09-25T04:18:00Z">
              <w:r>
                <w:rPr>
                  <w:sz w:val="19"/>
                </w:rPr>
                <w:t>T17 Ajustes</w:t>
              </w:r>
            </w:ins>
          </w:p>
        </w:tc>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A1632B" w14:textId="77777777" w:rsidR="00AD1280" w:rsidRDefault="00AD1280" w:rsidP="004B51D6">
            <w:pPr>
              <w:spacing w:before="20" w:after="20" w:line="245" w:lineRule="auto"/>
              <w:rPr>
                <w:ins w:id="422" w:author="DE LEON DE LEON, ROGELIO AUGUSTO" w:date="2026-09-24T22:18:00Z" w16du:dateUtc="2026-09-25T04:18:00Z"/>
              </w:rPr>
            </w:pPr>
            <w:ins w:id="423" w:author="DE LEON DE LEON, ROGELIO AUGUSTO" w:date="2026-09-24T22:18:00Z" w16du:dateUtc="2026-09-25T04:18:00Z">
              <w:r>
                <w:rPr>
                  <w:sz w:val="19"/>
                </w:rPr>
                <w:t>Aplicar correcciones acordadas; cada integrante atiende su función.</w:t>
              </w:r>
            </w:ins>
          </w:p>
        </w:tc>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66338E" w14:textId="77777777" w:rsidR="00AD1280" w:rsidRDefault="00AD1280" w:rsidP="004B51D6">
            <w:pPr>
              <w:spacing w:before="20" w:after="20" w:line="245" w:lineRule="auto"/>
              <w:rPr>
                <w:ins w:id="424" w:author="DE LEON DE LEON, ROGELIO AUGUSTO" w:date="2026-09-24T22:18:00Z" w16du:dateUtc="2026-09-25T04:18:00Z"/>
              </w:rPr>
            </w:pPr>
            <w:ins w:id="425" w:author="DE LEON DE LEON, ROGELIO AUGUSTO" w:date="2026-09-24T22:18:00Z" w16du:dateUtc="2026-09-25T04:18:00Z">
              <w:r>
                <w:rPr>
                  <w:sz w:val="19"/>
                </w:rPr>
                <w:t>1 c/u</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D47447" w14:textId="77777777" w:rsidR="00AD1280" w:rsidRDefault="00AD1280" w:rsidP="004B51D6">
            <w:pPr>
              <w:spacing w:before="20" w:after="20" w:line="245" w:lineRule="auto"/>
              <w:rPr>
                <w:ins w:id="426" w:author="DE LEON DE LEON, ROGELIO AUGUSTO" w:date="2026-09-24T22:18:00Z" w16du:dateUtc="2026-09-25T04:18:00Z"/>
              </w:rPr>
            </w:pPr>
            <w:ins w:id="427" w:author="DE LEON DE LEON, ROGELIO AUGUSTO" w:date="2026-09-24T22:18:00Z" w16du:dateUtc="2026-09-25T04:18:00Z">
              <w:r>
                <w:rPr>
                  <w:sz w:val="19"/>
                </w:rPr>
                <w:t>Todos</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7D8949" w14:textId="77777777" w:rsidR="00AD1280" w:rsidRDefault="00AD1280" w:rsidP="004B51D6">
            <w:pPr>
              <w:spacing w:before="20" w:after="20" w:line="245" w:lineRule="auto"/>
              <w:rPr>
                <w:ins w:id="428" w:author="DE LEON DE LEON, ROGELIO AUGUSTO" w:date="2026-09-24T22:18:00Z" w16du:dateUtc="2026-09-25T04:18:00Z"/>
              </w:rPr>
            </w:pPr>
            <w:ins w:id="429" w:author="DE LEON DE LEON, ROGELIO AUGUSTO" w:date="2026-09-24T22:18:00Z" w16du:dateUtc="2026-09-25T04:18:00Z">
              <w:r>
                <w:t>23/09/2026</w:t>
              </w:r>
            </w:ins>
          </w:p>
        </w:tc>
      </w:tr>
      <w:tr w:rsidR="00AD1280" w14:paraId="0A3BC590" w14:textId="77777777" w:rsidTr="004B51D6">
        <w:trPr>
          <w:cantSplit/>
          <w:jc w:val="center"/>
          <w:ins w:id="430" w:author="DE LEON DE LEON, ROGELIO AUGUSTO" w:date="2026-09-24T22:18:00Z"/>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46A09B" w14:textId="77777777" w:rsidR="00AD1280" w:rsidRDefault="00AD1280" w:rsidP="004B51D6">
            <w:pPr>
              <w:spacing w:before="20" w:after="20" w:line="245" w:lineRule="auto"/>
              <w:rPr>
                <w:ins w:id="431" w:author="DE LEON DE LEON, ROGELIO AUGUSTO" w:date="2026-09-24T22:18:00Z" w16du:dateUtc="2026-09-25T04:18:00Z"/>
              </w:rPr>
            </w:pPr>
            <w:ins w:id="432" w:author="DE LEON DE LEON, ROGELIO AUGUSTO" w:date="2026-09-24T22:18:00Z" w16du:dateUtc="2026-09-25T04:18:00Z">
              <w:r>
                <w:rPr>
                  <w:sz w:val="19"/>
                </w:rPr>
                <w:t>T18 Documento y cierre</w:t>
              </w:r>
            </w:ins>
          </w:p>
        </w:tc>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8C21DE" w14:textId="77777777" w:rsidR="00AD1280" w:rsidRDefault="00AD1280" w:rsidP="004B51D6">
            <w:pPr>
              <w:spacing w:before="20" w:after="20" w:line="245" w:lineRule="auto"/>
              <w:rPr>
                <w:ins w:id="433" w:author="DE LEON DE LEON, ROGELIO AUGUSTO" w:date="2026-09-24T22:18:00Z" w16du:dateUtc="2026-09-25T04:18:00Z"/>
              </w:rPr>
            </w:pPr>
            <w:ins w:id="434" w:author="DE LEON DE LEON, ROGELIO AUGUSTO" w:date="2026-09-24T22:18:00Z" w16du:dateUtc="2026-09-25T04:18:00Z">
              <w:r>
                <w:rPr>
                  <w:sz w:val="19"/>
                </w:rPr>
                <w:t>Completar fechas, registros, pendientes y enlaces de entrega.</w:t>
              </w:r>
            </w:ins>
          </w:p>
        </w:tc>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FC0707" w14:textId="77777777" w:rsidR="00AD1280" w:rsidRDefault="00AD1280" w:rsidP="004B51D6">
            <w:pPr>
              <w:spacing w:before="20" w:after="20" w:line="245" w:lineRule="auto"/>
              <w:rPr>
                <w:ins w:id="435" w:author="DE LEON DE LEON, ROGELIO AUGUSTO" w:date="2026-09-24T22:18:00Z" w16du:dateUtc="2026-09-25T04:18:00Z"/>
              </w:rPr>
            </w:pPr>
            <w:ins w:id="436" w:author="DE LEON DE LEON, ROGELIO AUGUSTO" w:date="2026-09-24T22:18:00Z" w16du:dateUtc="2026-09-25T04:18:00Z">
              <w:r>
                <w:rPr>
                  <w:sz w:val="19"/>
                </w:rPr>
                <w:t>1 c/u</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A69F63" w14:textId="77777777" w:rsidR="00AD1280" w:rsidRDefault="00AD1280" w:rsidP="004B51D6">
            <w:pPr>
              <w:spacing w:before="20" w:after="20" w:line="245" w:lineRule="auto"/>
              <w:rPr>
                <w:ins w:id="437" w:author="DE LEON DE LEON, ROGELIO AUGUSTO" w:date="2026-09-24T22:18:00Z" w16du:dateUtc="2026-09-25T04:18:00Z"/>
              </w:rPr>
            </w:pPr>
            <w:ins w:id="438" w:author="DE LEON DE LEON, ROGELIO AUGUSTO" w:date="2026-09-24T22:18:00Z" w16du:dateUtc="2026-09-25T04:18:00Z">
              <w:r>
                <w:rPr>
                  <w:sz w:val="19"/>
                </w:rPr>
                <w:t>Todos</w:t>
              </w:r>
            </w:ins>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3D7EF2" w14:textId="77777777" w:rsidR="00AD1280" w:rsidRDefault="00AD1280" w:rsidP="004B51D6">
            <w:pPr>
              <w:spacing w:before="20" w:after="20" w:line="245" w:lineRule="auto"/>
              <w:rPr>
                <w:ins w:id="439" w:author="DE LEON DE LEON, ROGELIO AUGUSTO" w:date="2026-09-24T22:18:00Z" w16du:dateUtc="2026-09-25T04:18:00Z"/>
              </w:rPr>
            </w:pPr>
            <w:ins w:id="440" w:author="DE LEON DE LEON, ROGELIO AUGUSTO" w:date="2026-09-24T22:18:00Z" w16du:dateUtc="2026-09-25T04:18:00Z">
              <w:r>
                <w:t>23/09/2026</w:t>
              </w:r>
            </w:ins>
          </w:p>
        </w:tc>
      </w:tr>
    </w:tbl>
    <w:p w14:paraId="3216C8E8" w14:textId="77777777" w:rsidR="00AD1280" w:rsidRDefault="00AD1280" w:rsidP="00AD1280">
      <w:pPr>
        <w:pStyle w:val="Ttulo2"/>
        <w:rPr>
          <w:ins w:id="441" w:author="DE LEON DE LEON, ROGELIO AUGUSTO" w:date="2026-09-24T22:18:00Z" w16du:dateUtc="2026-09-25T04:18:00Z"/>
        </w:rPr>
      </w:pPr>
      <w:ins w:id="442" w:author="DE LEON DE LEON, ROGELIO AUGUSTO" w:date="2026-09-24T22:18:00Z" w16du:dateUtc="2026-09-25T04:18:00Z">
        <w:r>
          <w:t>Calendario propuesto</w:t>
        </w:r>
      </w:ins>
    </w:p>
    <w:p w14:paraId="2F262A79" w14:textId="77777777" w:rsidR="00AD1280" w:rsidRDefault="00AD1280" w:rsidP="00AD1280">
      <w:pPr>
        <w:rPr>
          <w:ins w:id="443" w:author="DE LEON DE LEON, ROGELIO AUGUSTO" w:date="2026-09-24T22:18:00Z" w16du:dateUtc="2026-09-25T04:18:00Z"/>
        </w:rPr>
      </w:pPr>
      <w:ins w:id="444" w:author="DE LEON DE LEON, ROGELIO AUGUSTO" w:date="2026-09-24T22:18:00Z" w16du:dateUtc="2026-09-25T04:18:00Z">
        <w:r>
          <w:t>Las jornadas indican el orden de trabajo. Antes de entregar, deben sustituirse por fechas concretas y ajustarse a la disponibilidad del equipo.</w:t>
        </w:r>
      </w:ins>
    </w:p>
    <w:tbl>
      <w:tblPr>
        <w:tblW w:w="0" w:type="auto"/>
        <w:jc w:val="center"/>
        <w:tblLayout w:type="fixed"/>
        <w:tblLook w:val="04A0" w:firstRow="1" w:lastRow="0" w:firstColumn="1" w:lastColumn="0" w:noHBand="0" w:noVBand="1"/>
      </w:tblPr>
      <w:tblGrid>
        <w:gridCol w:w="1800"/>
        <w:gridCol w:w="2952"/>
        <w:gridCol w:w="5328"/>
      </w:tblGrid>
      <w:tr w:rsidR="00AD1280" w14:paraId="325397D9" w14:textId="77777777" w:rsidTr="004B51D6">
        <w:trPr>
          <w:cantSplit/>
          <w:tblHeader/>
          <w:jc w:val="center"/>
          <w:ins w:id="445" w:author="DE LEON DE LEON, ROGELIO AUGUSTO" w:date="2026-09-24T22:18:00Z"/>
        </w:trPr>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63834A7" w14:textId="77777777" w:rsidR="00AD1280" w:rsidRDefault="00AD1280" w:rsidP="004B51D6">
            <w:pPr>
              <w:spacing w:before="20" w:after="20" w:line="245" w:lineRule="auto"/>
              <w:rPr>
                <w:ins w:id="446" w:author="DE LEON DE LEON, ROGELIO AUGUSTO" w:date="2026-09-24T22:18:00Z" w16du:dateUtc="2026-09-25T04:18:00Z"/>
              </w:rPr>
            </w:pPr>
            <w:ins w:id="447" w:author="DE LEON DE LEON, ROGELIO AUGUSTO" w:date="2026-09-24T22:18:00Z" w16du:dateUtc="2026-09-25T04:18:00Z">
              <w:r>
                <w:rPr>
                  <w:b/>
                  <w:sz w:val="20"/>
                </w:rPr>
                <w:t>Jornada y fecha</w:t>
              </w:r>
            </w:ins>
          </w:p>
        </w:tc>
        <w:tc>
          <w:tcPr>
            <w:tcW w:w="29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548DC90" w14:textId="77777777" w:rsidR="00AD1280" w:rsidRDefault="00AD1280" w:rsidP="004B51D6">
            <w:pPr>
              <w:spacing w:before="20" w:after="20" w:line="245" w:lineRule="auto"/>
              <w:rPr>
                <w:ins w:id="448" w:author="DE LEON DE LEON, ROGELIO AUGUSTO" w:date="2026-09-24T22:18:00Z" w16du:dateUtc="2026-09-25T04:18:00Z"/>
              </w:rPr>
            </w:pPr>
            <w:ins w:id="449" w:author="DE LEON DE LEON, ROGELIO AUGUSTO" w:date="2026-09-24T22:18:00Z" w16du:dateUtc="2026-09-25T04:18:00Z">
              <w:r>
                <w:rPr>
                  <w:b/>
                  <w:sz w:val="20"/>
                </w:rPr>
                <w:t>Tareas</w:t>
              </w:r>
            </w:ins>
          </w:p>
        </w:tc>
        <w:tc>
          <w:tcPr>
            <w:tcW w:w="532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27423763" w14:textId="77777777" w:rsidR="00AD1280" w:rsidRDefault="00AD1280" w:rsidP="004B51D6">
            <w:pPr>
              <w:spacing w:before="20" w:after="20" w:line="245" w:lineRule="auto"/>
              <w:rPr>
                <w:ins w:id="450" w:author="DE LEON DE LEON, ROGELIO AUGUSTO" w:date="2026-09-24T22:18:00Z" w16du:dateUtc="2026-09-25T04:18:00Z"/>
              </w:rPr>
            </w:pPr>
            <w:ins w:id="451" w:author="DE LEON DE LEON, ROGELIO AUGUSTO" w:date="2026-09-24T22:18:00Z" w16du:dateUtc="2026-09-25T04:18:00Z">
              <w:r>
                <w:rPr>
                  <w:b/>
                  <w:sz w:val="20"/>
                </w:rPr>
                <w:t>Resultado esperado</w:t>
              </w:r>
            </w:ins>
          </w:p>
        </w:tc>
      </w:tr>
      <w:tr w:rsidR="00AD1280" w14:paraId="6426CA85" w14:textId="77777777" w:rsidTr="004B51D6">
        <w:trPr>
          <w:cantSplit/>
          <w:jc w:val="center"/>
          <w:ins w:id="452" w:author="DE LEON DE LEON, ROGELIO AUGUSTO" w:date="2026-09-24T22:18:00Z"/>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F5333A" w14:textId="77777777" w:rsidR="00AD1280" w:rsidRDefault="00AD1280" w:rsidP="004B51D6">
            <w:pPr>
              <w:spacing w:before="20" w:after="20" w:line="245" w:lineRule="auto"/>
              <w:rPr>
                <w:ins w:id="453" w:author="DE LEON DE LEON, ROGELIO AUGUSTO" w:date="2026-09-24T22:18:00Z" w16du:dateUtc="2026-09-25T04:18:00Z"/>
              </w:rPr>
            </w:pPr>
            <w:ins w:id="454" w:author="DE LEON DE LEON, ROGELIO AUGUSTO" w:date="2026-09-24T22:18:00Z" w16du:dateUtc="2026-09-25T04:18:00Z">
              <w:r>
                <w:t>Día 1 08/09/2026</w:t>
              </w:r>
            </w:ins>
          </w:p>
        </w:tc>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BB1848" w14:textId="77777777" w:rsidR="00AD1280" w:rsidRDefault="00AD1280" w:rsidP="004B51D6">
            <w:pPr>
              <w:spacing w:before="20" w:after="20" w:line="245" w:lineRule="auto"/>
              <w:rPr>
                <w:ins w:id="455" w:author="DE LEON DE LEON, ROGELIO AUGUSTO" w:date="2026-09-24T22:18:00Z" w16du:dateUtc="2026-09-25T04:18:00Z"/>
              </w:rPr>
            </w:pPr>
            <w:ins w:id="456" w:author="DE LEON DE LEON, ROGELIO AUGUSTO" w:date="2026-09-24T22:18:00Z" w16du:dateUtc="2026-09-25T04:18:00Z">
              <w:r>
                <w:rPr>
                  <w:sz w:val="20"/>
                </w:rPr>
                <w:t>T01, T04, T07, T10</w:t>
              </w:r>
            </w:ins>
          </w:p>
        </w:tc>
        <w:tc>
          <w:tcPr>
            <w:tcW w:w="53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9F3E52" w14:textId="77777777" w:rsidR="00AD1280" w:rsidRDefault="00AD1280" w:rsidP="004B51D6">
            <w:pPr>
              <w:spacing w:before="20" w:after="20" w:line="245" w:lineRule="auto"/>
              <w:rPr>
                <w:ins w:id="457" w:author="DE LEON DE LEON, ROGELIO AUGUSTO" w:date="2026-09-24T22:18:00Z" w16du:dateUtc="2026-09-25T04:18:00Z"/>
              </w:rPr>
            </w:pPr>
            <w:ins w:id="458" w:author="DE LEON DE LEON, ROGELIO AUGUSTO" w:date="2026-09-24T22:18:00Z" w16du:dateUtc="2026-09-25T04:18:00Z">
              <w:r>
                <w:rPr>
                  <w:sz w:val="20"/>
                </w:rPr>
                <w:t>Requisitos analizados y reparto confirmado.</w:t>
              </w:r>
            </w:ins>
          </w:p>
        </w:tc>
      </w:tr>
      <w:tr w:rsidR="00AD1280" w14:paraId="6C95E520" w14:textId="77777777" w:rsidTr="004B51D6">
        <w:trPr>
          <w:cantSplit/>
          <w:jc w:val="center"/>
          <w:ins w:id="459" w:author="DE LEON DE LEON, ROGELIO AUGUSTO" w:date="2026-09-24T22:18:00Z"/>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343E63" w14:textId="77777777" w:rsidR="00AD1280" w:rsidRDefault="00AD1280" w:rsidP="004B51D6">
            <w:pPr>
              <w:spacing w:before="20" w:after="20" w:line="245" w:lineRule="auto"/>
              <w:rPr>
                <w:ins w:id="460" w:author="DE LEON DE LEON, ROGELIO AUGUSTO" w:date="2026-09-24T22:18:00Z" w16du:dateUtc="2026-09-25T04:18:00Z"/>
              </w:rPr>
            </w:pPr>
            <w:ins w:id="461" w:author="DE LEON DE LEON, ROGELIO AUGUSTO" w:date="2026-09-24T22:18:00Z" w16du:dateUtc="2026-09-25T04:18:00Z">
              <w:r>
                <w:t>Día 2 12/09/2026</w:t>
              </w:r>
            </w:ins>
          </w:p>
        </w:tc>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4A2F49" w14:textId="77777777" w:rsidR="00AD1280" w:rsidRDefault="00AD1280" w:rsidP="004B51D6">
            <w:pPr>
              <w:spacing w:before="20" w:after="20" w:line="245" w:lineRule="auto"/>
              <w:rPr>
                <w:ins w:id="462" w:author="DE LEON DE LEON, ROGELIO AUGUSTO" w:date="2026-09-24T22:18:00Z" w16du:dateUtc="2026-09-25T04:18:00Z"/>
              </w:rPr>
            </w:pPr>
            <w:ins w:id="463" w:author="DE LEON DE LEON, ROGELIO AUGUSTO" w:date="2026-09-24T22:18:00Z" w16du:dateUtc="2026-09-25T04:18:00Z">
              <w:r>
                <w:rPr>
                  <w:sz w:val="20"/>
                </w:rPr>
                <w:t>T02, T05, T08, T11</w:t>
              </w:r>
            </w:ins>
          </w:p>
        </w:tc>
        <w:tc>
          <w:tcPr>
            <w:tcW w:w="53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04DCC3" w14:textId="77777777" w:rsidR="00AD1280" w:rsidRDefault="00AD1280" w:rsidP="004B51D6">
            <w:pPr>
              <w:spacing w:before="20" w:after="20" w:line="245" w:lineRule="auto"/>
              <w:rPr>
                <w:ins w:id="464" w:author="DE LEON DE LEON, ROGELIO AUGUSTO" w:date="2026-09-24T22:18:00Z" w16du:dateUtc="2026-09-25T04:18:00Z"/>
              </w:rPr>
            </w:pPr>
            <w:ins w:id="465" w:author="DE LEON DE LEON, ROGELIO AUGUSTO" w:date="2026-09-24T22:18:00Z" w16du:dateUtc="2026-09-25T04:18:00Z">
              <w:r>
                <w:rPr>
                  <w:sz w:val="20"/>
                </w:rPr>
                <w:t>Funciones revisadas y adaptadas por sus responsables.</w:t>
              </w:r>
            </w:ins>
          </w:p>
        </w:tc>
      </w:tr>
      <w:tr w:rsidR="00AD1280" w14:paraId="0733585D" w14:textId="77777777" w:rsidTr="004B51D6">
        <w:trPr>
          <w:cantSplit/>
          <w:jc w:val="center"/>
          <w:ins w:id="466" w:author="DE LEON DE LEON, ROGELIO AUGUSTO" w:date="2026-09-24T22:18:00Z"/>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83F6FC" w14:textId="77777777" w:rsidR="00AD1280" w:rsidRDefault="00AD1280" w:rsidP="004B51D6">
            <w:pPr>
              <w:spacing w:before="20" w:after="20" w:line="245" w:lineRule="auto"/>
              <w:rPr>
                <w:ins w:id="467" w:author="DE LEON DE LEON, ROGELIO AUGUSTO" w:date="2026-09-24T22:18:00Z" w16du:dateUtc="2026-09-25T04:18:00Z"/>
              </w:rPr>
            </w:pPr>
            <w:ins w:id="468" w:author="DE LEON DE LEON, ROGELIO AUGUSTO" w:date="2026-09-24T22:18:00Z" w16du:dateUtc="2026-09-25T04:18:00Z">
              <w:r>
                <w:t>Día 3 16/09/2026</w:t>
              </w:r>
            </w:ins>
          </w:p>
        </w:tc>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A703C7" w14:textId="77777777" w:rsidR="00AD1280" w:rsidRDefault="00AD1280" w:rsidP="004B51D6">
            <w:pPr>
              <w:spacing w:before="20" w:after="20" w:line="245" w:lineRule="auto"/>
              <w:rPr>
                <w:ins w:id="469" w:author="DE LEON DE LEON, ROGELIO AUGUSTO" w:date="2026-09-24T22:18:00Z" w16du:dateUtc="2026-09-25T04:18:00Z"/>
              </w:rPr>
            </w:pPr>
            <w:ins w:id="470" w:author="DE LEON DE LEON, ROGELIO AUGUSTO" w:date="2026-09-24T22:18:00Z" w16du:dateUtc="2026-09-25T04:18:00Z">
              <w:r>
                <w:rPr>
                  <w:sz w:val="20"/>
                </w:rPr>
                <w:t>T03, T06, T09, T12, T15</w:t>
              </w:r>
            </w:ins>
          </w:p>
        </w:tc>
        <w:tc>
          <w:tcPr>
            <w:tcW w:w="53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8C827" w14:textId="77777777" w:rsidR="00AD1280" w:rsidRDefault="00AD1280" w:rsidP="004B51D6">
            <w:pPr>
              <w:spacing w:before="20" w:after="20" w:line="245" w:lineRule="auto"/>
              <w:rPr>
                <w:ins w:id="471" w:author="DE LEON DE LEON, ROGELIO AUGUSTO" w:date="2026-09-24T22:18:00Z" w16du:dateUtc="2026-09-25T04:18:00Z"/>
              </w:rPr>
            </w:pPr>
            <w:ins w:id="472" w:author="DE LEON DE LEON, ROGELIO AUGUSTO" w:date="2026-09-24T22:18:00Z" w16du:dateUtc="2026-09-25T04:18:00Z">
              <w:r>
                <w:rPr>
                  <w:sz w:val="20"/>
                </w:rPr>
                <w:t>Pruebas de las funciones e integración.</w:t>
              </w:r>
            </w:ins>
          </w:p>
        </w:tc>
      </w:tr>
      <w:tr w:rsidR="00AD1280" w14:paraId="09E51637" w14:textId="77777777" w:rsidTr="004B51D6">
        <w:trPr>
          <w:cantSplit/>
          <w:jc w:val="center"/>
          <w:ins w:id="473" w:author="DE LEON DE LEON, ROGELIO AUGUSTO" w:date="2026-09-24T22:18:00Z"/>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D1933E" w14:textId="77777777" w:rsidR="00AD1280" w:rsidRDefault="00AD1280" w:rsidP="004B51D6">
            <w:pPr>
              <w:spacing w:before="20" w:after="20" w:line="245" w:lineRule="auto"/>
              <w:rPr>
                <w:ins w:id="474" w:author="DE LEON DE LEON, ROGELIO AUGUSTO" w:date="2026-09-24T22:18:00Z" w16du:dateUtc="2026-09-25T04:18:00Z"/>
              </w:rPr>
            </w:pPr>
            <w:ins w:id="475" w:author="DE LEON DE LEON, ROGELIO AUGUSTO" w:date="2026-09-24T22:18:00Z" w16du:dateUtc="2026-09-25T04:18:00Z">
              <w:r>
                <w:t>Día 4 19/09/2026</w:t>
              </w:r>
            </w:ins>
          </w:p>
        </w:tc>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0A98DA" w14:textId="77777777" w:rsidR="00AD1280" w:rsidRDefault="00AD1280" w:rsidP="004B51D6">
            <w:pPr>
              <w:spacing w:before="20" w:after="20" w:line="245" w:lineRule="auto"/>
              <w:rPr>
                <w:ins w:id="476" w:author="DE LEON DE LEON, ROGELIO AUGUSTO" w:date="2026-09-24T22:18:00Z" w16du:dateUtc="2026-09-25T04:18:00Z"/>
              </w:rPr>
            </w:pPr>
            <w:ins w:id="477" w:author="DE LEON DE LEON, ROGELIO AUGUSTO" w:date="2026-09-24T22:18:00Z" w16du:dateUtc="2026-09-25T04:18:00Z">
              <w:r>
                <w:rPr>
                  <w:sz w:val="20"/>
                </w:rPr>
                <w:t>T13, T14, T16</w:t>
              </w:r>
            </w:ins>
          </w:p>
        </w:tc>
        <w:tc>
          <w:tcPr>
            <w:tcW w:w="53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96A92E" w14:textId="77777777" w:rsidR="00AD1280" w:rsidRDefault="00AD1280" w:rsidP="004B51D6">
            <w:pPr>
              <w:spacing w:before="20" w:after="20" w:line="245" w:lineRule="auto"/>
              <w:rPr>
                <w:ins w:id="478" w:author="DE LEON DE LEON, ROGELIO AUGUSTO" w:date="2026-09-24T22:18:00Z" w16du:dateUtc="2026-09-25T04:18:00Z"/>
              </w:rPr>
            </w:pPr>
            <w:ins w:id="479" w:author="DE LEON DE LEON, ROGELIO AUGUSTO" w:date="2026-09-24T22:18:00Z" w16du:dateUtc="2026-09-25T04:18:00Z">
              <w:r>
                <w:rPr>
                  <w:sz w:val="20"/>
                </w:rPr>
                <w:t>Revisión de persistencia y muestra a usuarios.</w:t>
              </w:r>
            </w:ins>
          </w:p>
        </w:tc>
      </w:tr>
      <w:tr w:rsidR="00AD1280" w14:paraId="39FE5021" w14:textId="77777777" w:rsidTr="004B51D6">
        <w:trPr>
          <w:cantSplit/>
          <w:jc w:val="center"/>
          <w:ins w:id="480" w:author="DE LEON DE LEON, ROGELIO AUGUSTO" w:date="2026-09-24T22:18:00Z"/>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9200EA" w14:textId="77777777" w:rsidR="00AD1280" w:rsidRDefault="00AD1280" w:rsidP="004B51D6">
            <w:pPr>
              <w:spacing w:before="20" w:after="20" w:line="245" w:lineRule="auto"/>
              <w:rPr>
                <w:ins w:id="481" w:author="DE LEON DE LEON, ROGELIO AUGUSTO" w:date="2026-09-24T22:18:00Z" w16du:dateUtc="2026-09-25T04:18:00Z"/>
              </w:rPr>
            </w:pPr>
            <w:ins w:id="482" w:author="DE LEON DE LEON, ROGELIO AUGUSTO" w:date="2026-09-24T22:18:00Z" w16du:dateUtc="2026-09-25T04:18:00Z">
              <w:r>
                <w:t>Día 5 23/09/2026</w:t>
              </w:r>
            </w:ins>
          </w:p>
        </w:tc>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39EF0B" w14:textId="77777777" w:rsidR="00AD1280" w:rsidRDefault="00AD1280" w:rsidP="004B51D6">
            <w:pPr>
              <w:spacing w:before="20" w:after="20" w:line="245" w:lineRule="auto"/>
              <w:rPr>
                <w:ins w:id="483" w:author="DE LEON DE LEON, ROGELIO AUGUSTO" w:date="2026-09-24T22:18:00Z" w16du:dateUtc="2026-09-25T04:18:00Z"/>
              </w:rPr>
            </w:pPr>
            <w:ins w:id="484" w:author="DE LEON DE LEON, ROGELIO AUGUSTO" w:date="2026-09-24T22:18:00Z" w16du:dateUtc="2026-09-25T04:18:00Z">
              <w:r>
                <w:rPr>
                  <w:sz w:val="20"/>
                </w:rPr>
                <w:t>T17, T18</w:t>
              </w:r>
            </w:ins>
          </w:p>
        </w:tc>
        <w:tc>
          <w:tcPr>
            <w:tcW w:w="53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945143" w14:textId="77777777" w:rsidR="00AD1280" w:rsidRDefault="00AD1280" w:rsidP="004B51D6">
            <w:pPr>
              <w:spacing w:before="20" w:after="20" w:line="245" w:lineRule="auto"/>
              <w:rPr>
                <w:ins w:id="485" w:author="DE LEON DE LEON, ROGELIO AUGUSTO" w:date="2026-09-24T22:18:00Z" w16du:dateUtc="2026-09-25T04:18:00Z"/>
              </w:rPr>
            </w:pPr>
            <w:ins w:id="486" w:author="DE LEON DE LEON, ROGELIO AUGUSTO" w:date="2026-09-24T22:18:00Z" w16du:dateUtc="2026-09-25T04:18:00Z">
              <w:r>
                <w:rPr>
                  <w:sz w:val="20"/>
                </w:rPr>
                <w:t>Correcciones y documento consolidado.</w:t>
              </w:r>
            </w:ins>
          </w:p>
        </w:tc>
      </w:tr>
    </w:tbl>
    <w:p w14:paraId="4FB196A1" w14:textId="77777777" w:rsidR="009E3F66" w:rsidRDefault="00AD1280" w:rsidP="00C54654">
      <w:pPr>
        <w:pStyle w:val="Ttulo1"/>
        <w:rPr>
          <w:ins w:id="487" w:author="Emilio Cano" w:date="2026-09-24T22:26:00Z" w16du:dateUtc="2026-09-25T04:26:00Z"/>
          <w:sz w:val="22"/>
          <w:szCs w:val="22"/>
        </w:rPr>
      </w:pPr>
      <w:ins w:id="488" w:author="DE LEON DE LEON, ROGELIO AUGUSTO" w:date="2026-09-24T22:18:00Z" w16du:dateUtc="2026-09-25T04:18:00Z">
        <w:r w:rsidRPr="00AD1280">
          <w:rPr>
            <w:sz w:val="22"/>
            <w:szCs w:val="22"/>
            <w:rPrChange w:id="489" w:author="DE LEON DE LEON, ROGELIO AUGUSTO" w:date="2026-09-24T22:19:00Z" w16du:dateUtc="2026-09-25T04:19:00Z">
              <w:rPr/>
            </w:rPrChange>
          </w:rPr>
          <w:lastRenderedPageBreak/>
          <w:t>En la muestra se solicitará a los usuarios buscar un club, consultar sus detalles y revisar la navegación. Se anotarán los problemas observados y las mejoras sugeridas, sin presentar esta actividad como realizada antes de ejecutarla.</w:t>
        </w:r>
      </w:ins>
    </w:p>
    <w:p w14:paraId="2C581FA4" w14:textId="77777777" w:rsidR="009E3F66" w:rsidRDefault="009E3F66" w:rsidP="00C54654">
      <w:pPr>
        <w:pStyle w:val="Ttulo1"/>
        <w:rPr>
          <w:ins w:id="490" w:author="Emilio Cano" w:date="2026-09-24T22:26:00Z" w16du:dateUtc="2026-09-25T04:26:00Z"/>
          <w:sz w:val="22"/>
          <w:szCs w:val="22"/>
        </w:rPr>
      </w:pPr>
    </w:p>
    <w:p w14:paraId="62206DAE" w14:textId="77777777" w:rsidR="009F2D8C" w:rsidRPr="009F2D8C" w:rsidRDefault="009F2D8C" w:rsidP="009F2D8C">
      <w:pPr>
        <w:pStyle w:val="Ttulo1"/>
        <w:rPr>
          <w:ins w:id="491" w:author="Emilio Cano" w:date="2026-09-24T22:52:00Z"/>
          <w:b/>
          <w:bCs/>
          <w:sz w:val="32"/>
          <w:szCs w:val="32"/>
          <w:lang w:val="es-MX"/>
        </w:rPr>
      </w:pPr>
      <w:ins w:id="492" w:author="Emilio Cano" w:date="2026-09-24T22:52:00Z">
        <w:r w:rsidRPr="009F2D8C">
          <w:rPr>
            <w:b/>
            <w:bCs/>
            <w:sz w:val="32"/>
            <w:szCs w:val="32"/>
            <w:lang w:val="es-MX"/>
          </w:rPr>
          <w:t>4. Investigación de persistencia de datos</w:t>
        </w:r>
      </w:ins>
    </w:p>
    <w:p w14:paraId="111C98A3" w14:textId="77777777" w:rsidR="009F2D8C" w:rsidRPr="00A564E5" w:rsidRDefault="009F2D8C" w:rsidP="009F2D8C">
      <w:pPr>
        <w:pStyle w:val="Ttulo1"/>
        <w:rPr>
          <w:ins w:id="493" w:author="Emilio Cano" w:date="2026-09-24T22:52:00Z"/>
          <w:rFonts w:ascii="Calibri" w:hAnsi="Calibri" w:cs="Calibri"/>
          <w:sz w:val="28"/>
          <w:szCs w:val="28"/>
          <w:lang w:val="es-MX"/>
          <w:rPrChange w:id="494" w:author="Emilio Cano" w:date="2026-09-24T23:01:00Z" w16du:dateUtc="2026-09-25T05:01:00Z">
            <w:rPr>
              <w:ins w:id="495" w:author="Emilio Cano" w:date="2026-09-24T22:52:00Z"/>
              <w:sz w:val="32"/>
              <w:szCs w:val="32"/>
              <w:lang w:val="es-MX"/>
            </w:rPr>
          </w:rPrChange>
        </w:rPr>
      </w:pPr>
      <w:ins w:id="496" w:author="Emilio Cano" w:date="2026-09-24T22:52:00Z">
        <w:r w:rsidRPr="00A564E5">
          <w:rPr>
            <w:rFonts w:ascii="Calibri" w:hAnsi="Calibri" w:cs="Calibri"/>
            <w:sz w:val="28"/>
            <w:szCs w:val="28"/>
            <w:lang w:val="es-MX"/>
            <w:rPrChange w:id="497" w:author="Emilio Cano" w:date="2026-09-24T23:01:00Z" w16du:dateUtc="2026-09-25T05:01:00Z">
              <w:rPr>
                <w:sz w:val="32"/>
                <w:szCs w:val="32"/>
                <w:lang w:val="es-MX"/>
              </w:rPr>
            </w:rPrChange>
          </w:rPr>
          <w:t xml:space="preserve">La persistencia permite recuperar la información después de cerrar el programa. </w:t>
        </w:r>
        <w:proofErr w:type="spellStart"/>
        <w:r w:rsidRPr="00A564E5">
          <w:rPr>
            <w:rFonts w:ascii="Calibri" w:hAnsi="Calibri" w:cs="Calibri"/>
            <w:sz w:val="28"/>
            <w:szCs w:val="28"/>
            <w:lang w:val="es-MX"/>
            <w:rPrChange w:id="498" w:author="Emilio Cano" w:date="2026-09-24T23:01:00Z" w16du:dateUtc="2026-09-25T05:01:00Z">
              <w:rPr>
                <w:sz w:val="32"/>
                <w:szCs w:val="32"/>
                <w:lang w:val="es-MX"/>
              </w:rPr>
            </w:rPrChange>
          </w:rPr>
          <w:t>My</w:t>
        </w:r>
        <w:proofErr w:type="spellEnd"/>
        <w:r w:rsidRPr="00A564E5">
          <w:rPr>
            <w:rFonts w:ascii="Calibri" w:hAnsi="Calibri" w:cs="Calibri"/>
            <w:sz w:val="28"/>
            <w:szCs w:val="28"/>
            <w:lang w:val="es-MX"/>
            <w:rPrChange w:id="499" w:author="Emilio Cano" w:date="2026-09-24T23:01:00Z" w16du:dateUtc="2026-09-25T05:01:00Z">
              <w:rPr>
                <w:sz w:val="32"/>
                <w:szCs w:val="32"/>
                <w:lang w:val="es-MX"/>
              </w:rPr>
            </w:rPrChange>
          </w:rPr>
          <w:t xml:space="preserve"> Club necesita conservar clubes, usuarios, membresías, anuncios y horarios. Se investigaron cuatro opciones.</w:t>
        </w:r>
      </w:ins>
    </w:p>
    <w:p w14:paraId="11185253" w14:textId="77777777" w:rsidR="009F2D8C" w:rsidRPr="009F2D8C" w:rsidRDefault="009F2D8C" w:rsidP="009F2D8C">
      <w:pPr>
        <w:pStyle w:val="Ttulo1"/>
        <w:rPr>
          <w:ins w:id="500" w:author="Emilio Cano" w:date="2026-09-24T22:52:00Z"/>
          <w:sz w:val="28"/>
          <w:szCs w:val="28"/>
          <w:lang w:val="es-MX"/>
          <w:rPrChange w:id="501" w:author="Emilio Cano" w:date="2026-09-24T22:54:00Z" w16du:dateUtc="2026-09-25T04:54:00Z">
            <w:rPr>
              <w:ins w:id="502" w:author="Emilio Cano" w:date="2026-09-24T22:52:00Z"/>
              <w:sz w:val="32"/>
              <w:szCs w:val="32"/>
              <w:lang w:val="es-MX"/>
            </w:rPr>
          </w:rPrChange>
        </w:rPr>
      </w:pPr>
      <w:ins w:id="503" w:author="Emilio Cano" w:date="2026-09-24T22:52:00Z">
        <w:r w:rsidRPr="009F2D8C">
          <w:rPr>
            <w:b/>
            <w:bCs/>
            <w:sz w:val="28"/>
            <w:szCs w:val="28"/>
            <w:lang w:val="es-MX"/>
            <w:rPrChange w:id="504" w:author="Emilio Cano" w:date="2026-09-24T22:54:00Z" w16du:dateUtc="2026-09-25T04:54:00Z">
              <w:rPr>
                <w:b/>
                <w:bCs/>
                <w:sz w:val="32"/>
                <w:szCs w:val="32"/>
                <w:lang w:val="es-MX"/>
              </w:rPr>
            </w:rPrChange>
          </w:rPr>
          <w:t>4.1 Serialización de objetos de Java (archivo .</w:t>
        </w:r>
        <w:proofErr w:type="spellStart"/>
        <w:r w:rsidRPr="009F2D8C">
          <w:rPr>
            <w:b/>
            <w:bCs/>
            <w:sz w:val="28"/>
            <w:szCs w:val="28"/>
            <w:lang w:val="es-MX"/>
            <w:rPrChange w:id="505" w:author="Emilio Cano" w:date="2026-09-24T22:54:00Z" w16du:dateUtc="2026-09-25T04:54:00Z">
              <w:rPr>
                <w:b/>
                <w:bCs/>
                <w:sz w:val="32"/>
                <w:szCs w:val="32"/>
                <w:lang w:val="es-MX"/>
              </w:rPr>
            </w:rPrChange>
          </w:rPr>
          <w:t>dat</w:t>
        </w:r>
        <w:proofErr w:type="spellEnd"/>
        <w:r w:rsidRPr="009F2D8C">
          <w:rPr>
            <w:b/>
            <w:bCs/>
            <w:sz w:val="28"/>
            <w:szCs w:val="28"/>
            <w:lang w:val="es-MX"/>
            <w:rPrChange w:id="506" w:author="Emilio Cano" w:date="2026-09-24T22:54:00Z" w16du:dateUtc="2026-09-25T04:54:00Z">
              <w:rPr>
                <w:b/>
                <w:bCs/>
                <w:sz w:val="32"/>
                <w:szCs w:val="32"/>
                <w:lang w:val="es-MX"/>
              </w:rPr>
            </w:rPrChange>
          </w:rPr>
          <w:t>)</w:t>
        </w:r>
      </w:ins>
    </w:p>
    <w:p w14:paraId="6D1AFAF7" w14:textId="77777777" w:rsidR="009F2D8C" w:rsidRPr="00A564E5" w:rsidRDefault="009F2D8C" w:rsidP="009F2D8C">
      <w:pPr>
        <w:pStyle w:val="Ttulo1"/>
        <w:rPr>
          <w:ins w:id="507" w:author="Emilio Cano" w:date="2026-09-24T22:52:00Z"/>
          <w:rFonts w:ascii="Calibri" w:hAnsi="Calibri" w:cs="Calibri"/>
          <w:sz w:val="28"/>
          <w:szCs w:val="28"/>
          <w:lang w:val="es-MX"/>
          <w:rPrChange w:id="508" w:author="Emilio Cano" w:date="2026-09-24T23:02:00Z" w16du:dateUtc="2026-09-25T05:02:00Z">
            <w:rPr>
              <w:ins w:id="509" w:author="Emilio Cano" w:date="2026-09-24T22:52:00Z"/>
              <w:sz w:val="32"/>
              <w:szCs w:val="32"/>
              <w:lang w:val="es-MX"/>
            </w:rPr>
          </w:rPrChange>
        </w:rPr>
      </w:pPr>
      <w:ins w:id="510" w:author="Emilio Cano" w:date="2026-09-24T22:52:00Z">
        <w:r w:rsidRPr="00A564E5">
          <w:rPr>
            <w:rFonts w:ascii="Calibri" w:hAnsi="Calibri" w:cs="Calibri"/>
            <w:sz w:val="28"/>
            <w:szCs w:val="28"/>
            <w:lang w:val="es-MX"/>
            <w:rPrChange w:id="511" w:author="Emilio Cano" w:date="2026-09-24T23:02:00Z" w16du:dateUtc="2026-09-25T05:02:00Z">
              <w:rPr>
                <w:sz w:val="32"/>
                <w:szCs w:val="32"/>
                <w:lang w:val="es-MX"/>
              </w:rPr>
            </w:rPrChange>
          </w:rPr>
          <w:t>La extensión .</w:t>
        </w:r>
        <w:proofErr w:type="spellStart"/>
        <w:r w:rsidRPr="00A564E5">
          <w:rPr>
            <w:rFonts w:ascii="Calibri" w:hAnsi="Calibri" w:cs="Calibri"/>
            <w:sz w:val="28"/>
            <w:szCs w:val="28"/>
            <w:lang w:val="es-MX"/>
            <w:rPrChange w:id="512" w:author="Emilio Cano" w:date="2026-09-24T23:02:00Z" w16du:dateUtc="2026-09-25T05:02:00Z">
              <w:rPr>
                <w:sz w:val="32"/>
                <w:szCs w:val="32"/>
                <w:lang w:val="es-MX"/>
              </w:rPr>
            </w:rPrChange>
          </w:rPr>
          <w:t>dat</w:t>
        </w:r>
        <w:proofErr w:type="spellEnd"/>
        <w:r w:rsidRPr="00A564E5">
          <w:rPr>
            <w:rFonts w:ascii="Calibri" w:hAnsi="Calibri" w:cs="Calibri"/>
            <w:sz w:val="28"/>
            <w:szCs w:val="28"/>
            <w:lang w:val="es-MX"/>
            <w:rPrChange w:id="513" w:author="Emilio Cano" w:date="2026-09-24T23:02:00Z" w16du:dateUtc="2026-09-25T05:02:00Z">
              <w:rPr>
                <w:sz w:val="32"/>
                <w:szCs w:val="32"/>
                <w:lang w:val="es-MX"/>
              </w:rPr>
            </w:rPrChange>
          </w:rPr>
          <w:t xml:space="preserve"> solo indica que es un archivo de datos; lo que importa es el formato que tiene adentro. En este caso se usa la serialización de Java: </w:t>
        </w:r>
        <w:proofErr w:type="spellStart"/>
        <w:r w:rsidRPr="00A564E5">
          <w:rPr>
            <w:rFonts w:ascii="Calibri" w:hAnsi="Calibri" w:cs="Calibri"/>
            <w:sz w:val="28"/>
            <w:szCs w:val="28"/>
            <w:lang w:val="es-MX"/>
            <w:rPrChange w:id="514" w:author="Emilio Cano" w:date="2026-09-24T23:02:00Z" w16du:dateUtc="2026-09-25T05:02:00Z">
              <w:rPr>
                <w:sz w:val="32"/>
                <w:szCs w:val="32"/>
                <w:lang w:val="es-MX"/>
              </w:rPr>
            </w:rPrChange>
          </w:rPr>
          <w:t>ObjectOutputStream</w:t>
        </w:r>
        <w:proofErr w:type="spellEnd"/>
        <w:r w:rsidRPr="00A564E5">
          <w:rPr>
            <w:rFonts w:ascii="Calibri" w:hAnsi="Calibri" w:cs="Calibri"/>
            <w:sz w:val="28"/>
            <w:szCs w:val="28"/>
            <w:lang w:val="es-MX"/>
            <w:rPrChange w:id="515" w:author="Emilio Cano" w:date="2026-09-24T23:02:00Z" w16du:dateUtc="2026-09-25T05:02:00Z">
              <w:rPr>
                <w:sz w:val="32"/>
                <w:szCs w:val="32"/>
                <w:lang w:val="es-MX"/>
              </w:rPr>
            </w:rPrChange>
          </w:rPr>
          <w:t xml:space="preserve"> convierte un objeto, junto con todos los objetos que contiene, en una secuencia de bytes que se guarda en un archivo, y </w:t>
        </w:r>
        <w:proofErr w:type="spellStart"/>
        <w:r w:rsidRPr="00A564E5">
          <w:rPr>
            <w:rFonts w:ascii="Calibri" w:hAnsi="Calibri" w:cs="Calibri"/>
            <w:sz w:val="28"/>
            <w:szCs w:val="28"/>
            <w:lang w:val="es-MX"/>
            <w:rPrChange w:id="516" w:author="Emilio Cano" w:date="2026-09-24T23:02:00Z" w16du:dateUtc="2026-09-25T05:02:00Z">
              <w:rPr>
                <w:sz w:val="32"/>
                <w:szCs w:val="32"/>
                <w:lang w:val="es-MX"/>
              </w:rPr>
            </w:rPrChange>
          </w:rPr>
          <w:t>ObjectInputStream</w:t>
        </w:r>
        <w:proofErr w:type="spellEnd"/>
        <w:r w:rsidRPr="00A564E5">
          <w:rPr>
            <w:rFonts w:ascii="Calibri" w:hAnsi="Calibri" w:cs="Calibri"/>
            <w:sz w:val="28"/>
            <w:szCs w:val="28"/>
            <w:lang w:val="es-MX"/>
            <w:rPrChange w:id="517" w:author="Emilio Cano" w:date="2026-09-24T23:02:00Z" w16du:dateUtc="2026-09-25T05:02:00Z">
              <w:rPr>
                <w:sz w:val="32"/>
                <w:szCs w:val="32"/>
                <w:lang w:val="es-MX"/>
              </w:rPr>
            </w:rPrChange>
          </w:rPr>
          <w:t xml:space="preserve"> la vuelve a convertir en objetos [1]. Oracle la describe como una forma de persistencia ligera que codifica un objeto y todos los que se pueden alcanzar desde él, y permite reconstruir ese conjunto de objetos después. </w:t>
        </w:r>
        <w:r w:rsidRPr="00A564E5">
          <w:rPr>
            <w:rFonts w:ascii="Calibri" w:hAnsi="Calibri" w:cs="Calibri"/>
            <w:sz w:val="28"/>
            <w:szCs w:val="28"/>
            <w:lang w:val="es-MX"/>
            <w:rPrChange w:id="518" w:author="Emilio Cano" w:date="2026-09-24T23:02:00Z" w16du:dateUtc="2026-09-25T05:02:00Z">
              <w:rPr>
                <w:sz w:val="32"/>
                <w:szCs w:val="32"/>
                <w:lang w:val="es-MX"/>
              </w:rPr>
            </w:rPrChange>
          </w:rPr>
          <w:fldChar w:fldCharType="begin"/>
        </w:r>
        <w:r w:rsidRPr="00A564E5">
          <w:rPr>
            <w:rFonts w:ascii="Calibri" w:hAnsi="Calibri" w:cs="Calibri"/>
            <w:sz w:val="28"/>
            <w:szCs w:val="28"/>
            <w:lang w:val="es-MX"/>
            <w:rPrChange w:id="519" w:author="Emilio Cano" w:date="2026-09-24T23:02:00Z" w16du:dateUtc="2026-09-25T05:02:00Z">
              <w:rPr>
                <w:sz w:val="32"/>
                <w:szCs w:val="32"/>
                <w:lang w:val="es-MX"/>
              </w:rPr>
            </w:rPrChange>
          </w:rPr>
          <w:instrText>HYPERLINK "https://docs.oracle.com/javase/8/docs/technotes/guides/serialization" \t "_blank"</w:instrText>
        </w:r>
        <w:r w:rsidRPr="00A564E5">
          <w:rPr>
            <w:rFonts w:ascii="Calibri" w:hAnsi="Calibri" w:cs="Calibri"/>
            <w:sz w:val="28"/>
            <w:szCs w:val="28"/>
            <w:lang w:val="es-MX"/>
            <w:rPrChange w:id="520" w:author="Emilio Cano" w:date="2026-09-24T23:02:00Z" w16du:dateUtc="2026-09-25T05:02:00Z">
              <w:rPr>
                <w:sz w:val="32"/>
                <w:szCs w:val="32"/>
                <w:lang w:val="es-MX"/>
              </w:rPr>
            </w:rPrChange>
          </w:rPr>
        </w:r>
        <w:r w:rsidRPr="00A564E5">
          <w:rPr>
            <w:rFonts w:ascii="Calibri" w:hAnsi="Calibri" w:cs="Calibri"/>
            <w:sz w:val="28"/>
            <w:szCs w:val="28"/>
            <w:lang w:val="es-MX"/>
            <w:rPrChange w:id="521" w:author="Emilio Cano" w:date="2026-09-24T23:02:00Z" w16du:dateUtc="2026-09-25T05:02:00Z">
              <w:rPr>
                <w:sz w:val="32"/>
                <w:szCs w:val="32"/>
                <w:lang w:val="es-MX"/>
              </w:rPr>
            </w:rPrChange>
          </w:rPr>
          <w:fldChar w:fldCharType="separate"/>
        </w:r>
        <w:proofErr w:type="spellStart"/>
        <w:r w:rsidRPr="00A564E5">
          <w:rPr>
            <w:rStyle w:val="Hipervnculo"/>
            <w:rFonts w:ascii="Calibri" w:hAnsi="Calibri" w:cs="Calibri"/>
            <w:sz w:val="28"/>
            <w:szCs w:val="28"/>
            <w:lang w:val="es-MX"/>
            <w:rPrChange w:id="522" w:author="Emilio Cano" w:date="2026-09-24T23:02:00Z" w16du:dateUtc="2026-09-25T05:02:00Z">
              <w:rPr>
                <w:rStyle w:val="Hipervnculo"/>
                <w:sz w:val="32"/>
                <w:szCs w:val="32"/>
                <w:lang w:val="es-MX"/>
              </w:rPr>
            </w:rPrChange>
          </w:rPr>
          <w:t>oracle</w:t>
        </w:r>
      </w:ins>
      <w:proofErr w:type="spellEnd"/>
      <w:ins w:id="523" w:author="Emilio Cano" w:date="2026-09-24T22:52:00Z" w16du:dateUtc="2026-09-25T04:52:00Z">
        <w:r w:rsidRPr="00A564E5">
          <w:rPr>
            <w:rFonts w:ascii="Calibri" w:hAnsi="Calibri" w:cs="Calibri"/>
            <w:sz w:val="28"/>
            <w:szCs w:val="28"/>
            <w:rPrChange w:id="524" w:author="Emilio Cano" w:date="2026-09-24T23:02:00Z" w16du:dateUtc="2026-09-25T05:02:00Z">
              <w:rPr>
                <w:sz w:val="32"/>
                <w:szCs w:val="32"/>
              </w:rPr>
            </w:rPrChange>
          </w:rPr>
          <w:fldChar w:fldCharType="end"/>
        </w:r>
      </w:ins>
    </w:p>
    <w:p w14:paraId="3F1AB424" w14:textId="77777777" w:rsidR="009F2D8C" w:rsidRPr="00A564E5" w:rsidRDefault="009F2D8C" w:rsidP="009F2D8C">
      <w:pPr>
        <w:pStyle w:val="Ttulo1"/>
        <w:rPr>
          <w:ins w:id="525" w:author="Emilio Cano" w:date="2026-09-24T22:52:00Z"/>
          <w:rFonts w:ascii="Calibri" w:hAnsi="Calibri" w:cs="Calibri"/>
          <w:sz w:val="28"/>
          <w:szCs w:val="28"/>
          <w:lang w:val="es-MX"/>
          <w:rPrChange w:id="526" w:author="Emilio Cano" w:date="2026-09-24T23:02:00Z" w16du:dateUtc="2026-09-25T05:02:00Z">
            <w:rPr>
              <w:ins w:id="527" w:author="Emilio Cano" w:date="2026-09-24T22:52:00Z"/>
              <w:sz w:val="32"/>
              <w:szCs w:val="32"/>
              <w:lang w:val="es-MX"/>
            </w:rPr>
          </w:rPrChange>
        </w:rPr>
      </w:pPr>
      <w:ins w:id="528" w:author="Emilio Cano" w:date="2026-09-24T22:52:00Z">
        <w:r w:rsidRPr="00A564E5">
          <w:rPr>
            <w:rFonts w:ascii="Calibri" w:hAnsi="Calibri" w:cs="Calibri"/>
            <w:sz w:val="28"/>
            <w:szCs w:val="28"/>
            <w:lang w:val="es-MX"/>
            <w:rPrChange w:id="529" w:author="Emilio Cano" w:date="2026-09-24T23:02:00Z" w16du:dateUtc="2026-09-25T05:02:00Z">
              <w:rPr>
                <w:sz w:val="32"/>
                <w:szCs w:val="32"/>
                <w:lang w:val="es-MX"/>
              </w:rPr>
            </w:rPrChange>
          </w:rPr>
          <w:t xml:space="preserve">En </w:t>
        </w:r>
        <w:proofErr w:type="spellStart"/>
        <w:r w:rsidRPr="00A564E5">
          <w:rPr>
            <w:rFonts w:ascii="Calibri" w:hAnsi="Calibri" w:cs="Calibri"/>
            <w:sz w:val="28"/>
            <w:szCs w:val="28"/>
            <w:lang w:val="es-MX"/>
            <w:rPrChange w:id="530" w:author="Emilio Cano" w:date="2026-09-24T23:02:00Z" w16du:dateUtc="2026-09-25T05:02:00Z">
              <w:rPr>
                <w:sz w:val="32"/>
                <w:szCs w:val="32"/>
                <w:lang w:val="es-MX"/>
              </w:rPr>
            </w:rPrChange>
          </w:rPr>
          <w:t>My</w:t>
        </w:r>
        <w:proofErr w:type="spellEnd"/>
        <w:r w:rsidRPr="00A564E5">
          <w:rPr>
            <w:rFonts w:ascii="Calibri" w:hAnsi="Calibri" w:cs="Calibri"/>
            <w:sz w:val="28"/>
            <w:szCs w:val="28"/>
            <w:lang w:val="es-MX"/>
            <w:rPrChange w:id="531" w:author="Emilio Cano" w:date="2026-09-24T23:02:00Z" w16du:dateUtc="2026-09-25T05:02:00Z">
              <w:rPr>
                <w:sz w:val="32"/>
                <w:szCs w:val="32"/>
                <w:lang w:val="es-MX"/>
              </w:rPr>
            </w:rPrChange>
          </w:rPr>
          <w:t xml:space="preserve"> Club bastaría con guardar el objeto </w:t>
        </w:r>
        <w:proofErr w:type="spellStart"/>
        <w:r w:rsidRPr="00A564E5">
          <w:rPr>
            <w:rFonts w:ascii="Calibri" w:hAnsi="Calibri" w:cs="Calibri"/>
            <w:sz w:val="28"/>
            <w:szCs w:val="28"/>
            <w:lang w:val="es-MX"/>
            <w:rPrChange w:id="532" w:author="Emilio Cano" w:date="2026-09-24T23:02:00Z" w16du:dateUtc="2026-09-25T05:02:00Z">
              <w:rPr>
                <w:sz w:val="32"/>
                <w:szCs w:val="32"/>
                <w:lang w:val="es-MX"/>
              </w:rPr>
            </w:rPrChange>
          </w:rPr>
          <w:t>DatosAplicacion</w:t>
        </w:r>
        <w:proofErr w:type="spellEnd"/>
        <w:r w:rsidRPr="00A564E5">
          <w:rPr>
            <w:rFonts w:ascii="Calibri" w:hAnsi="Calibri" w:cs="Calibri"/>
            <w:sz w:val="28"/>
            <w:szCs w:val="28"/>
            <w:lang w:val="es-MX"/>
            <w:rPrChange w:id="533" w:author="Emilio Cano" w:date="2026-09-24T23:02:00Z" w16du:dateUtc="2026-09-25T05:02:00Z">
              <w:rPr>
                <w:sz w:val="32"/>
                <w:szCs w:val="32"/>
                <w:lang w:val="es-MX"/>
              </w:rPr>
            </w:rPrChange>
          </w:rPr>
          <w:t xml:space="preserve">, porque adentro tiene las listas de clubes y usuarios, y con ellas los anuncios y las membresías. Viene incluida en Java, así que no necesita librerías externas. Sus desventajas son que el archivo es binario (no se puede leer ni corregir a mano), que solo lo puede leer un programa en Java, que no cifra los datos y que, si se cambian las clases después de guardar, el archivo anterior puede dejar de cargar. Para reducir esto último se usa </w:t>
        </w:r>
        <w:proofErr w:type="spellStart"/>
        <w:r w:rsidRPr="00A564E5">
          <w:rPr>
            <w:rFonts w:ascii="Calibri" w:hAnsi="Calibri" w:cs="Calibri"/>
            <w:sz w:val="28"/>
            <w:szCs w:val="28"/>
            <w:lang w:val="es-MX"/>
            <w:rPrChange w:id="534" w:author="Emilio Cano" w:date="2026-09-24T23:02:00Z" w16du:dateUtc="2026-09-25T05:02:00Z">
              <w:rPr>
                <w:sz w:val="32"/>
                <w:szCs w:val="32"/>
                <w:lang w:val="es-MX"/>
              </w:rPr>
            </w:rPrChange>
          </w:rPr>
          <w:t>serialVersionUID</w:t>
        </w:r>
        <w:proofErr w:type="spellEnd"/>
        <w:r w:rsidRPr="00A564E5">
          <w:rPr>
            <w:rFonts w:ascii="Calibri" w:hAnsi="Calibri" w:cs="Calibri"/>
            <w:sz w:val="28"/>
            <w:szCs w:val="28"/>
            <w:lang w:val="es-MX"/>
            <w:rPrChange w:id="535" w:author="Emilio Cano" w:date="2026-09-24T23:02:00Z" w16du:dateUtc="2026-09-25T05:02:00Z">
              <w:rPr>
                <w:sz w:val="32"/>
                <w:szCs w:val="32"/>
                <w:lang w:val="es-MX"/>
              </w:rPr>
            </w:rPrChange>
          </w:rPr>
          <w:t>.</w:t>
        </w:r>
      </w:ins>
    </w:p>
    <w:p w14:paraId="7E7D9DD2" w14:textId="77777777" w:rsidR="009F2D8C" w:rsidRPr="009F2D8C" w:rsidRDefault="009F2D8C" w:rsidP="009F2D8C">
      <w:pPr>
        <w:pStyle w:val="Ttulo1"/>
        <w:rPr>
          <w:ins w:id="536" w:author="Emilio Cano" w:date="2026-09-24T22:52:00Z"/>
          <w:sz w:val="28"/>
          <w:szCs w:val="28"/>
          <w:lang w:val="es-MX"/>
          <w:rPrChange w:id="537" w:author="Emilio Cano" w:date="2026-09-24T22:54:00Z" w16du:dateUtc="2026-09-25T04:54:00Z">
            <w:rPr>
              <w:ins w:id="538" w:author="Emilio Cano" w:date="2026-09-24T22:52:00Z"/>
              <w:sz w:val="32"/>
              <w:szCs w:val="32"/>
              <w:lang w:val="es-MX"/>
            </w:rPr>
          </w:rPrChange>
        </w:rPr>
      </w:pPr>
      <w:ins w:id="539" w:author="Emilio Cano" w:date="2026-09-24T22:52:00Z">
        <w:r w:rsidRPr="009F2D8C">
          <w:rPr>
            <w:b/>
            <w:bCs/>
            <w:sz w:val="28"/>
            <w:szCs w:val="28"/>
            <w:lang w:val="es-MX"/>
            <w:rPrChange w:id="540" w:author="Emilio Cano" w:date="2026-09-24T22:54:00Z" w16du:dateUtc="2026-09-25T04:54:00Z">
              <w:rPr>
                <w:b/>
                <w:bCs/>
                <w:sz w:val="32"/>
                <w:szCs w:val="32"/>
                <w:lang w:val="es-MX"/>
              </w:rPr>
            </w:rPrChange>
          </w:rPr>
          <w:t>4.2 Archivos CSV</w:t>
        </w:r>
      </w:ins>
    </w:p>
    <w:p w14:paraId="341C6BD7" w14:textId="77777777" w:rsidR="009F2D8C" w:rsidRPr="00A564E5" w:rsidRDefault="009F2D8C" w:rsidP="009F2D8C">
      <w:pPr>
        <w:pStyle w:val="Ttulo1"/>
        <w:rPr>
          <w:ins w:id="541" w:author="Emilio Cano" w:date="2026-09-24T22:52:00Z"/>
          <w:rFonts w:ascii="Calibri" w:hAnsi="Calibri" w:cs="Calibri"/>
          <w:sz w:val="28"/>
          <w:szCs w:val="28"/>
          <w:lang w:val="es-MX"/>
          <w:rPrChange w:id="542" w:author="Emilio Cano" w:date="2026-09-24T23:02:00Z" w16du:dateUtc="2026-09-25T05:02:00Z">
            <w:rPr>
              <w:ins w:id="543" w:author="Emilio Cano" w:date="2026-09-24T22:52:00Z"/>
              <w:sz w:val="32"/>
              <w:szCs w:val="32"/>
              <w:lang w:val="es-MX"/>
            </w:rPr>
          </w:rPrChange>
        </w:rPr>
      </w:pPr>
      <w:ins w:id="544" w:author="Emilio Cano" w:date="2026-09-24T22:52:00Z">
        <w:r w:rsidRPr="00A564E5">
          <w:rPr>
            <w:rFonts w:ascii="Calibri" w:hAnsi="Calibri" w:cs="Calibri"/>
            <w:sz w:val="28"/>
            <w:szCs w:val="28"/>
            <w:lang w:val="es-MX"/>
            <w:rPrChange w:id="545" w:author="Emilio Cano" w:date="2026-09-24T23:02:00Z" w16du:dateUtc="2026-09-25T05:02:00Z">
              <w:rPr>
                <w:sz w:val="32"/>
                <w:szCs w:val="32"/>
                <w:lang w:val="es-MX"/>
              </w:rPr>
            </w:rPrChange>
          </w:rPr>
          <w:lastRenderedPageBreak/>
          <w:t xml:space="preserve">CSV es un formato de texto donde cada línea es un registro y los campos se separan con comas. Los campos que tienen comas, comillas o saltos de línea deben ir entre comillas [2]. Java puede leer y escribir estos archivos con sus propias clases, como </w:t>
        </w:r>
        <w:proofErr w:type="spellStart"/>
        <w:r w:rsidRPr="00A564E5">
          <w:rPr>
            <w:rFonts w:ascii="Calibri" w:hAnsi="Calibri" w:cs="Calibri"/>
            <w:sz w:val="28"/>
            <w:szCs w:val="28"/>
            <w:lang w:val="es-MX"/>
            <w:rPrChange w:id="546" w:author="Emilio Cano" w:date="2026-09-24T23:02:00Z" w16du:dateUtc="2026-09-25T05:02:00Z">
              <w:rPr>
                <w:sz w:val="32"/>
                <w:szCs w:val="32"/>
                <w:lang w:val="es-MX"/>
              </w:rPr>
            </w:rPrChange>
          </w:rPr>
          <w:t>BufferedReader</w:t>
        </w:r>
        <w:proofErr w:type="spellEnd"/>
        <w:r w:rsidRPr="00A564E5">
          <w:rPr>
            <w:rFonts w:ascii="Calibri" w:hAnsi="Calibri" w:cs="Calibri"/>
            <w:sz w:val="28"/>
            <w:szCs w:val="28"/>
            <w:lang w:val="es-MX"/>
            <w:rPrChange w:id="547" w:author="Emilio Cano" w:date="2026-09-24T23:02:00Z" w16du:dateUtc="2026-09-25T05:02:00Z">
              <w:rPr>
                <w:sz w:val="32"/>
                <w:szCs w:val="32"/>
                <w:lang w:val="es-MX"/>
              </w:rPr>
            </w:rPrChange>
          </w:rPr>
          <w:t xml:space="preserve"> y </w:t>
        </w:r>
        <w:proofErr w:type="spellStart"/>
        <w:r w:rsidRPr="00A564E5">
          <w:rPr>
            <w:rFonts w:ascii="Calibri" w:hAnsi="Calibri" w:cs="Calibri"/>
            <w:sz w:val="28"/>
            <w:szCs w:val="28"/>
            <w:lang w:val="es-MX"/>
            <w:rPrChange w:id="548" w:author="Emilio Cano" w:date="2026-09-24T23:02:00Z" w16du:dateUtc="2026-09-25T05:02:00Z">
              <w:rPr>
                <w:sz w:val="32"/>
                <w:szCs w:val="32"/>
                <w:lang w:val="es-MX"/>
              </w:rPr>
            </w:rPrChange>
          </w:rPr>
          <w:t>FileWriter</w:t>
        </w:r>
        <w:proofErr w:type="spellEnd"/>
        <w:r w:rsidRPr="00A564E5">
          <w:rPr>
            <w:rFonts w:ascii="Calibri" w:hAnsi="Calibri" w:cs="Calibri"/>
            <w:sz w:val="28"/>
            <w:szCs w:val="28"/>
            <w:lang w:val="es-MX"/>
            <w:rPrChange w:id="549" w:author="Emilio Cano" w:date="2026-09-24T23:02:00Z" w16du:dateUtc="2026-09-25T05:02:00Z">
              <w:rPr>
                <w:sz w:val="32"/>
                <w:szCs w:val="32"/>
                <w:lang w:val="es-MX"/>
              </w:rPr>
            </w:rPrChange>
          </w:rPr>
          <w:t>.</w:t>
        </w:r>
      </w:ins>
    </w:p>
    <w:p w14:paraId="4161D5F8" w14:textId="77777777" w:rsidR="009F2D8C" w:rsidRPr="00A564E5" w:rsidRDefault="009F2D8C" w:rsidP="009F2D8C">
      <w:pPr>
        <w:pStyle w:val="Ttulo1"/>
        <w:rPr>
          <w:ins w:id="550" w:author="Emilio Cano" w:date="2026-09-24T22:52:00Z"/>
          <w:rFonts w:ascii="Calibri" w:hAnsi="Calibri" w:cs="Calibri"/>
          <w:sz w:val="28"/>
          <w:szCs w:val="28"/>
          <w:lang w:val="es-MX"/>
          <w:rPrChange w:id="551" w:author="Emilio Cano" w:date="2026-09-24T23:02:00Z" w16du:dateUtc="2026-09-25T05:02:00Z">
            <w:rPr>
              <w:ins w:id="552" w:author="Emilio Cano" w:date="2026-09-24T22:52:00Z"/>
              <w:sz w:val="32"/>
              <w:szCs w:val="32"/>
              <w:lang w:val="es-MX"/>
            </w:rPr>
          </w:rPrChange>
        </w:rPr>
      </w:pPr>
      <w:ins w:id="553" w:author="Emilio Cano" w:date="2026-09-24T22:52:00Z">
        <w:r w:rsidRPr="00A564E5">
          <w:rPr>
            <w:rFonts w:ascii="Calibri" w:hAnsi="Calibri" w:cs="Calibri"/>
            <w:sz w:val="28"/>
            <w:szCs w:val="28"/>
            <w:lang w:val="es-MX"/>
            <w:rPrChange w:id="554" w:author="Emilio Cano" w:date="2026-09-24T23:02:00Z" w16du:dateUtc="2026-09-25T05:02:00Z">
              <w:rPr>
                <w:sz w:val="32"/>
                <w:szCs w:val="32"/>
                <w:lang w:val="es-MX"/>
              </w:rPr>
            </w:rPrChange>
          </w:rPr>
          <w:t xml:space="preserve">En </w:t>
        </w:r>
        <w:proofErr w:type="spellStart"/>
        <w:r w:rsidRPr="00A564E5">
          <w:rPr>
            <w:rFonts w:ascii="Calibri" w:hAnsi="Calibri" w:cs="Calibri"/>
            <w:sz w:val="28"/>
            <w:szCs w:val="28"/>
            <w:lang w:val="es-MX"/>
            <w:rPrChange w:id="555" w:author="Emilio Cano" w:date="2026-09-24T23:02:00Z" w16du:dateUtc="2026-09-25T05:02:00Z">
              <w:rPr>
                <w:sz w:val="32"/>
                <w:szCs w:val="32"/>
                <w:lang w:val="es-MX"/>
              </w:rPr>
            </w:rPrChange>
          </w:rPr>
          <w:t>My</w:t>
        </w:r>
        <w:proofErr w:type="spellEnd"/>
        <w:r w:rsidRPr="00A564E5">
          <w:rPr>
            <w:rFonts w:ascii="Calibri" w:hAnsi="Calibri" w:cs="Calibri"/>
            <w:sz w:val="28"/>
            <w:szCs w:val="28"/>
            <w:lang w:val="es-MX"/>
            <w:rPrChange w:id="556" w:author="Emilio Cano" w:date="2026-09-24T23:02:00Z" w16du:dateUtc="2026-09-25T05:02:00Z">
              <w:rPr>
                <w:sz w:val="32"/>
                <w:szCs w:val="32"/>
                <w:lang w:val="es-MX"/>
              </w:rPr>
            </w:rPrChange>
          </w:rPr>
          <w:t xml:space="preserve"> Club se necesitarían varios archivos: uno de usuarios, uno de clubes, uno de anuncios y otro de membresías, relacionados por un identificador. Es fácil de leer y se puede abrir en Excel. La desventaja es que solo guarda tablas planas: al cargar, el programa tendría que reconstruir a mano qué club administra cada líder y a qué clubes pertenece cada estudiante. También habría que agregar una columna para saber si un usuario es estudiante o líder, y manejar con cuidado las descripciones y los anuncios que tengan comas.</w:t>
        </w:r>
      </w:ins>
    </w:p>
    <w:p w14:paraId="615A7424" w14:textId="77777777" w:rsidR="009F2D8C" w:rsidRPr="009F2D8C" w:rsidRDefault="009F2D8C" w:rsidP="009F2D8C">
      <w:pPr>
        <w:pStyle w:val="Ttulo1"/>
        <w:rPr>
          <w:ins w:id="557" w:author="Emilio Cano" w:date="2026-09-24T22:52:00Z"/>
          <w:sz w:val="28"/>
          <w:szCs w:val="28"/>
          <w:lang w:val="es-MX"/>
          <w:rPrChange w:id="558" w:author="Emilio Cano" w:date="2026-09-24T22:54:00Z" w16du:dateUtc="2026-09-25T04:54:00Z">
            <w:rPr>
              <w:ins w:id="559" w:author="Emilio Cano" w:date="2026-09-24T22:52:00Z"/>
              <w:sz w:val="32"/>
              <w:szCs w:val="32"/>
              <w:lang w:val="es-MX"/>
            </w:rPr>
          </w:rPrChange>
        </w:rPr>
      </w:pPr>
      <w:ins w:id="560" w:author="Emilio Cano" w:date="2026-09-24T22:52:00Z">
        <w:r w:rsidRPr="009F2D8C">
          <w:rPr>
            <w:b/>
            <w:bCs/>
            <w:sz w:val="28"/>
            <w:szCs w:val="28"/>
            <w:lang w:val="es-MX"/>
            <w:rPrChange w:id="561" w:author="Emilio Cano" w:date="2026-09-24T22:54:00Z" w16du:dateUtc="2026-09-25T04:54:00Z">
              <w:rPr>
                <w:b/>
                <w:bCs/>
                <w:sz w:val="32"/>
                <w:szCs w:val="32"/>
                <w:lang w:val="es-MX"/>
              </w:rPr>
            </w:rPrChange>
          </w:rPr>
          <w:t>4.3 Archivos JSON</w:t>
        </w:r>
      </w:ins>
    </w:p>
    <w:p w14:paraId="66267C3E" w14:textId="77777777" w:rsidR="009F2D8C" w:rsidRPr="00A564E5" w:rsidRDefault="009F2D8C" w:rsidP="009F2D8C">
      <w:pPr>
        <w:pStyle w:val="Ttulo1"/>
        <w:rPr>
          <w:ins w:id="562" w:author="Emilio Cano" w:date="2026-09-24T22:52:00Z"/>
          <w:rFonts w:ascii="Calibri" w:hAnsi="Calibri" w:cs="Calibri"/>
          <w:sz w:val="28"/>
          <w:szCs w:val="28"/>
          <w:lang w:val="es-MX"/>
          <w:rPrChange w:id="563" w:author="Emilio Cano" w:date="2026-09-24T23:02:00Z" w16du:dateUtc="2026-09-25T05:02:00Z">
            <w:rPr>
              <w:ins w:id="564" w:author="Emilio Cano" w:date="2026-09-24T22:52:00Z"/>
              <w:sz w:val="32"/>
              <w:szCs w:val="32"/>
              <w:lang w:val="es-MX"/>
            </w:rPr>
          </w:rPrChange>
        </w:rPr>
      </w:pPr>
      <w:ins w:id="565" w:author="Emilio Cano" w:date="2026-09-24T22:52:00Z">
        <w:r w:rsidRPr="00A564E5">
          <w:rPr>
            <w:rFonts w:ascii="Calibri" w:hAnsi="Calibri" w:cs="Calibri"/>
            <w:sz w:val="28"/>
            <w:szCs w:val="28"/>
            <w:lang w:val="es-MX"/>
            <w:rPrChange w:id="566" w:author="Emilio Cano" w:date="2026-09-24T23:02:00Z" w16du:dateUtc="2026-09-25T05:02:00Z">
              <w:rPr>
                <w:sz w:val="32"/>
                <w:szCs w:val="32"/>
                <w:lang w:val="es-MX"/>
              </w:rPr>
            </w:rPrChange>
          </w:rPr>
          <w:t>JSON es un formato de texto que representa objetos y listas con pares de clave y valor [3]. Es legible para personas y lo pueden leer muchos lenguajes de programación. Permite guardar un club con sus anuncios adentro, lo que se parece a cómo están organizadas las clases.</w:t>
        </w:r>
      </w:ins>
    </w:p>
    <w:p w14:paraId="6D793754" w14:textId="77777777" w:rsidR="009F2D8C" w:rsidRPr="00A564E5" w:rsidRDefault="009F2D8C" w:rsidP="009F2D8C">
      <w:pPr>
        <w:pStyle w:val="Ttulo1"/>
        <w:rPr>
          <w:ins w:id="567" w:author="Emilio Cano" w:date="2026-09-24T22:52:00Z"/>
          <w:rFonts w:ascii="Calibri" w:hAnsi="Calibri" w:cs="Calibri"/>
          <w:sz w:val="28"/>
          <w:szCs w:val="28"/>
          <w:lang w:val="es-MX"/>
          <w:rPrChange w:id="568" w:author="Emilio Cano" w:date="2026-09-24T23:02:00Z" w16du:dateUtc="2026-09-25T05:02:00Z">
            <w:rPr>
              <w:ins w:id="569" w:author="Emilio Cano" w:date="2026-09-24T22:52:00Z"/>
              <w:sz w:val="32"/>
              <w:szCs w:val="32"/>
              <w:lang w:val="es-MX"/>
            </w:rPr>
          </w:rPrChange>
        </w:rPr>
      </w:pPr>
      <w:ins w:id="570" w:author="Emilio Cano" w:date="2026-09-24T22:52:00Z">
        <w:r w:rsidRPr="00A564E5">
          <w:rPr>
            <w:rFonts w:ascii="Calibri" w:hAnsi="Calibri" w:cs="Calibri"/>
            <w:sz w:val="28"/>
            <w:szCs w:val="28"/>
            <w:lang w:val="es-MX"/>
            <w:rPrChange w:id="571" w:author="Emilio Cano" w:date="2026-09-24T23:02:00Z" w16du:dateUtc="2026-09-25T05:02:00Z">
              <w:rPr>
                <w:sz w:val="32"/>
                <w:szCs w:val="32"/>
                <w:lang w:val="es-MX"/>
              </w:rPr>
            </w:rPrChange>
          </w:rPr>
          <w:t xml:space="preserve">Java no trae soporte para JSON, así que habría que agregar una librería como </w:t>
        </w:r>
        <w:proofErr w:type="spellStart"/>
        <w:r w:rsidRPr="00A564E5">
          <w:rPr>
            <w:rFonts w:ascii="Calibri" w:hAnsi="Calibri" w:cs="Calibri"/>
            <w:sz w:val="28"/>
            <w:szCs w:val="28"/>
            <w:lang w:val="es-MX"/>
            <w:rPrChange w:id="572" w:author="Emilio Cano" w:date="2026-09-24T23:02:00Z" w16du:dateUtc="2026-09-25T05:02:00Z">
              <w:rPr>
                <w:sz w:val="32"/>
                <w:szCs w:val="32"/>
                <w:lang w:val="es-MX"/>
              </w:rPr>
            </w:rPrChange>
          </w:rPr>
          <w:t>Gson</w:t>
        </w:r>
        <w:proofErr w:type="spellEnd"/>
        <w:r w:rsidRPr="00A564E5">
          <w:rPr>
            <w:rFonts w:ascii="Calibri" w:hAnsi="Calibri" w:cs="Calibri"/>
            <w:sz w:val="28"/>
            <w:szCs w:val="28"/>
            <w:lang w:val="es-MX"/>
            <w:rPrChange w:id="573" w:author="Emilio Cano" w:date="2026-09-24T23:02:00Z" w16du:dateUtc="2026-09-25T05:02:00Z">
              <w:rPr>
                <w:sz w:val="32"/>
                <w:szCs w:val="32"/>
                <w:lang w:val="es-MX"/>
              </w:rPr>
            </w:rPrChange>
          </w:rPr>
          <w:t xml:space="preserve"> [4]. El problema principal para </w:t>
        </w:r>
        <w:proofErr w:type="spellStart"/>
        <w:r w:rsidRPr="00A564E5">
          <w:rPr>
            <w:rFonts w:ascii="Calibri" w:hAnsi="Calibri" w:cs="Calibri"/>
            <w:sz w:val="28"/>
            <w:szCs w:val="28"/>
            <w:lang w:val="es-MX"/>
            <w:rPrChange w:id="574" w:author="Emilio Cano" w:date="2026-09-24T23:02:00Z" w16du:dateUtc="2026-09-25T05:02:00Z">
              <w:rPr>
                <w:sz w:val="32"/>
                <w:szCs w:val="32"/>
                <w:lang w:val="es-MX"/>
              </w:rPr>
            </w:rPrChange>
          </w:rPr>
          <w:t>My</w:t>
        </w:r>
        <w:proofErr w:type="spellEnd"/>
        <w:r w:rsidRPr="00A564E5">
          <w:rPr>
            <w:rFonts w:ascii="Calibri" w:hAnsi="Calibri" w:cs="Calibri"/>
            <w:sz w:val="28"/>
            <w:szCs w:val="28"/>
            <w:lang w:val="es-MX"/>
            <w:rPrChange w:id="575" w:author="Emilio Cano" w:date="2026-09-24T23:02:00Z" w16du:dateUtc="2026-09-25T05:02:00Z">
              <w:rPr>
                <w:sz w:val="32"/>
                <w:szCs w:val="32"/>
                <w:lang w:val="es-MX"/>
              </w:rPr>
            </w:rPrChange>
          </w:rPr>
          <w:t xml:space="preserve"> Club es que el mismo club está guardado en varios lugares: en la lista general, en el líder que lo administra y en cada estudiante que se une. Al pasarlo a JSON, ese club se escribiría varias veces, y al cargarlo se crearían copias separadas. Entonces, si el líder cambiara el horario, se cambiaría solo en su copia. Para evitarlo habría que guardar solo el nombre o un identificador del club y reconectarlo al cargar. También habría que configurar la librería para que distinga entre Estudiante y </w:t>
        </w:r>
        <w:proofErr w:type="spellStart"/>
        <w:r w:rsidRPr="00A564E5">
          <w:rPr>
            <w:rFonts w:ascii="Calibri" w:hAnsi="Calibri" w:cs="Calibri"/>
            <w:sz w:val="28"/>
            <w:szCs w:val="28"/>
            <w:lang w:val="es-MX"/>
            <w:rPrChange w:id="576" w:author="Emilio Cano" w:date="2026-09-24T23:02:00Z" w16du:dateUtc="2026-09-25T05:02:00Z">
              <w:rPr>
                <w:sz w:val="32"/>
                <w:szCs w:val="32"/>
                <w:lang w:val="es-MX"/>
              </w:rPr>
            </w:rPrChange>
          </w:rPr>
          <w:t>Lider</w:t>
        </w:r>
        <w:proofErr w:type="spellEnd"/>
        <w:r w:rsidRPr="00A564E5">
          <w:rPr>
            <w:rFonts w:ascii="Calibri" w:hAnsi="Calibri" w:cs="Calibri"/>
            <w:sz w:val="28"/>
            <w:szCs w:val="28"/>
            <w:lang w:val="es-MX"/>
            <w:rPrChange w:id="577" w:author="Emilio Cano" w:date="2026-09-24T23:02:00Z" w16du:dateUtc="2026-09-25T05:02:00Z">
              <w:rPr>
                <w:sz w:val="32"/>
                <w:szCs w:val="32"/>
                <w:lang w:val="es-MX"/>
              </w:rPr>
            </w:rPrChange>
          </w:rPr>
          <w:t>.</w:t>
        </w:r>
      </w:ins>
    </w:p>
    <w:p w14:paraId="5E4C856E" w14:textId="77777777" w:rsidR="009F2D8C" w:rsidRPr="009F2D8C" w:rsidRDefault="009F2D8C" w:rsidP="009F2D8C">
      <w:pPr>
        <w:pStyle w:val="Ttulo1"/>
        <w:rPr>
          <w:ins w:id="578" w:author="Emilio Cano" w:date="2026-09-24T22:52:00Z"/>
          <w:sz w:val="28"/>
          <w:szCs w:val="28"/>
          <w:lang w:val="es-MX"/>
          <w:rPrChange w:id="579" w:author="Emilio Cano" w:date="2026-09-24T22:54:00Z" w16du:dateUtc="2026-09-25T04:54:00Z">
            <w:rPr>
              <w:ins w:id="580" w:author="Emilio Cano" w:date="2026-09-24T22:52:00Z"/>
              <w:sz w:val="32"/>
              <w:szCs w:val="32"/>
              <w:lang w:val="es-MX"/>
            </w:rPr>
          </w:rPrChange>
        </w:rPr>
      </w:pPr>
      <w:ins w:id="581" w:author="Emilio Cano" w:date="2026-09-24T22:52:00Z">
        <w:r w:rsidRPr="009F2D8C">
          <w:rPr>
            <w:b/>
            <w:bCs/>
            <w:sz w:val="28"/>
            <w:szCs w:val="28"/>
            <w:lang w:val="es-MX"/>
            <w:rPrChange w:id="582" w:author="Emilio Cano" w:date="2026-09-24T22:54:00Z" w16du:dateUtc="2026-09-25T04:54:00Z">
              <w:rPr>
                <w:b/>
                <w:bCs/>
                <w:sz w:val="32"/>
                <w:szCs w:val="32"/>
                <w:lang w:val="es-MX"/>
              </w:rPr>
            </w:rPrChange>
          </w:rPr>
          <w:t>4.4 Base de datos SQLite</w:t>
        </w:r>
      </w:ins>
    </w:p>
    <w:p w14:paraId="38A7A6CD" w14:textId="77777777" w:rsidR="009F2D8C" w:rsidRPr="00A564E5" w:rsidRDefault="009F2D8C" w:rsidP="009F2D8C">
      <w:pPr>
        <w:pStyle w:val="Ttulo1"/>
        <w:rPr>
          <w:ins w:id="583" w:author="Emilio Cano" w:date="2026-09-24T22:52:00Z"/>
          <w:rFonts w:ascii="Calibri" w:hAnsi="Calibri" w:cs="Calibri"/>
          <w:sz w:val="28"/>
          <w:szCs w:val="28"/>
          <w:lang w:val="es-MX"/>
          <w:rPrChange w:id="584" w:author="Emilio Cano" w:date="2026-09-24T23:02:00Z" w16du:dateUtc="2026-09-25T05:02:00Z">
            <w:rPr>
              <w:ins w:id="585" w:author="Emilio Cano" w:date="2026-09-24T22:52:00Z"/>
              <w:sz w:val="32"/>
              <w:szCs w:val="32"/>
              <w:lang w:val="es-MX"/>
            </w:rPr>
          </w:rPrChange>
        </w:rPr>
      </w:pPr>
      <w:ins w:id="586" w:author="Emilio Cano" w:date="2026-09-24T22:52:00Z">
        <w:r w:rsidRPr="00A564E5">
          <w:rPr>
            <w:rFonts w:ascii="Calibri" w:hAnsi="Calibri" w:cs="Calibri"/>
            <w:sz w:val="28"/>
            <w:szCs w:val="28"/>
            <w:lang w:val="es-MX"/>
            <w:rPrChange w:id="587" w:author="Emilio Cano" w:date="2026-09-24T23:02:00Z" w16du:dateUtc="2026-09-25T05:02:00Z">
              <w:rPr>
                <w:sz w:val="32"/>
                <w:szCs w:val="32"/>
                <w:lang w:val="es-MX"/>
              </w:rPr>
            </w:rPrChange>
          </w:rPr>
          <w:lastRenderedPageBreak/>
          <w:t>SQLite es una base de datos que se guarda en un solo archivo y no necesita un servidor. Sus propios autores la recomiendan para guardar datos locales en aplicaciones de escritorio [5]. Permitiría crear tablas de usuarios, clubes, anuncios y membresías, y consultarlas con SQL. Además, cada cambio se guarda en el momento.</w:t>
        </w:r>
      </w:ins>
    </w:p>
    <w:p w14:paraId="12B6D826" w14:textId="77777777" w:rsidR="009F2D8C" w:rsidRPr="00A564E5" w:rsidRDefault="009F2D8C" w:rsidP="009F2D8C">
      <w:pPr>
        <w:pStyle w:val="Ttulo1"/>
        <w:rPr>
          <w:ins w:id="588" w:author="Emilio Cano" w:date="2026-09-24T22:52:00Z"/>
          <w:rFonts w:ascii="Calibri" w:hAnsi="Calibri" w:cs="Calibri"/>
          <w:sz w:val="28"/>
          <w:szCs w:val="28"/>
          <w:lang w:val="es-MX"/>
          <w:rPrChange w:id="589" w:author="Emilio Cano" w:date="2026-09-24T23:02:00Z" w16du:dateUtc="2026-09-25T05:02:00Z">
            <w:rPr>
              <w:ins w:id="590" w:author="Emilio Cano" w:date="2026-09-24T22:52:00Z"/>
              <w:sz w:val="32"/>
              <w:szCs w:val="32"/>
              <w:lang w:val="es-MX"/>
            </w:rPr>
          </w:rPrChange>
        </w:rPr>
      </w:pPr>
      <w:ins w:id="591" w:author="Emilio Cano" w:date="2026-09-24T22:52:00Z">
        <w:r w:rsidRPr="00A564E5">
          <w:rPr>
            <w:rFonts w:ascii="Calibri" w:hAnsi="Calibri" w:cs="Calibri"/>
            <w:sz w:val="28"/>
            <w:szCs w:val="28"/>
            <w:lang w:val="es-MX"/>
            <w:rPrChange w:id="592" w:author="Emilio Cano" w:date="2026-09-24T23:02:00Z" w16du:dateUtc="2026-09-25T05:02:00Z">
              <w:rPr>
                <w:sz w:val="32"/>
                <w:szCs w:val="32"/>
                <w:lang w:val="es-MX"/>
              </w:rPr>
            </w:rPrChange>
          </w:rPr>
          <w:t xml:space="preserve">Para usarla desde Java hay que agregar un </w:t>
        </w:r>
        <w:proofErr w:type="gramStart"/>
        <w:r w:rsidRPr="00A564E5">
          <w:rPr>
            <w:rFonts w:ascii="Calibri" w:hAnsi="Calibri" w:cs="Calibri"/>
            <w:sz w:val="28"/>
            <w:szCs w:val="28"/>
            <w:lang w:val="es-MX"/>
            <w:rPrChange w:id="593" w:author="Emilio Cano" w:date="2026-09-24T23:02:00Z" w16du:dateUtc="2026-09-25T05:02:00Z">
              <w:rPr>
                <w:sz w:val="32"/>
                <w:szCs w:val="32"/>
                <w:lang w:val="es-MX"/>
              </w:rPr>
            </w:rPrChange>
          </w:rPr>
          <w:t>driver</w:t>
        </w:r>
        <w:proofErr w:type="gramEnd"/>
        <w:r w:rsidRPr="00A564E5">
          <w:rPr>
            <w:rFonts w:ascii="Calibri" w:hAnsi="Calibri" w:cs="Calibri"/>
            <w:sz w:val="28"/>
            <w:szCs w:val="28"/>
            <w:lang w:val="es-MX"/>
            <w:rPrChange w:id="594" w:author="Emilio Cano" w:date="2026-09-24T23:02:00Z" w16du:dateUtc="2026-09-25T05:02:00Z">
              <w:rPr>
                <w:sz w:val="32"/>
                <w:szCs w:val="32"/>
                <w:lang w:val="es-MX"/>
              </w:rPr>
            </w:rPrChange>
          </w:rPr>
          <w:t xml:space="preserve"> JDBC [6], diseñar las tablas y escribir el código que convierte cada objeto en filas y cada fila en objetos. Es la opción más completa y la que mejor funcionaría con muchos datos, pero para un sistema con pocos registros agrega más estructura de la necesaria.</w:t>
        </w:r>
      </w:ins>
    </w:p>
    <w:p w14:paraId="0BBAB66E" w14:textId="77777777" w:rsidR="00EB68A4" w:rsidRDefault="00EB68A4" w:rsidP="00C54654">
      <w:pPr>
        <w:pStyle w:val="Ttulo1"/>
        <w:rPr>
          <w:ins w:id="595" w:author="Emilio Cano" w:date="2026-09-24T22:35:00Z" w16du:dateUtc="2026-09-25T04:35:00Z"/>
          <w:sz w:val="24"/>
          <w:szCs w:val="24"/>
        </w:rPr>
      </w:pPr>
    </w:p>
    <w:p w14:paraId="24228CA6" w14:textId="77777777" w:rsidR="00EB68A4" w:rsidRDefault="00EB68A4" w:rsidP="00C54654">
      <w:pPr>
        <w:pStyle w:val="Ttulo1"/>
        <w:rPr>
          <w:ins w:id="596" w:author="Emilio Cano" w:date="2026-09-24T22:35:00Z" w16du:dateUtc="2026-09-25T04:35:00Z"/>
          <w:sz w:val="24"/>
          <w:szCs w:val="24"/>
        </w:rPr>
      </w:pPr>
    </w:p>
    <w:p w14:paraId="6DE715B9" w14:textId="77777777" w:rsidR="009F2D8C" w:rsidRPr="009F2D8C" w:rsidRDefault="009F2D8C" w:rsidP="009F2D8C">
      <w:pPr>
        <w:pStyle w:val="Ttulo1"/>
        <w:rPr>
          <w:ins w:id="597" w:author="Emilio Cano" w:date="2026-09-24T22:53:00Z"/>
          <w:b/>
          <w:bCs/>
          <w:sz w:val="36"/>
          <w:szCs w:val="36"/>
          <w:lang w:val="es-MX"/>
        </w:rPr>
      </w:pPr>
      <w:ins w:id="598" w:author="Emilio Cano" w:date="2026-09-24T22:53:00Z">
        <w:r w:rsidRPr="009F2D8C">
          <w:rPr>
            <w:b/>
            <w:bCs/>
            <w:sz w:val="36"/>
            <w:szCs w:val="36"/>
            <w:lang w:val="es-MX"/>
          </w:rPr>
          <w:t>5. Tecnología elegida y justificación</w:t>
        </w:r>
      </w:ins>
    </w:p>
    <w:p w14:paraId="55394547" w14:textId="77777777" w:rsidR="009F2D8C" w:rsidRPr="00A564E5" w:rsidRDefault="009F2D8C" w:rsidP="009F2D8C">
      <w:pPr>
        <w:pStyle w:val="Ttulo1"/>
        <w:rPr>
          <w:ins w:id="599" w:author="Emilio Cano" w:date="2026-09-24T22:53:00Z"/>
          <w:rFonts w:ascii="Calibri" w:hAnsi="Calibri" w:cs="Calibri"/>
          <w:sz w:val="28"/>
          <w:szCs w:val="28"/>
          <w:lang w:val="es-MX"/>
          <w:rPrChange w:id="600" w:author="Emilio Cano" w:date="2026-09-24T23:02:00Z" w16du:dateUtc="2026-09-25T05:02:00Z">
            <w:rPr>
              <w:ins w:id="601" w:author="Emilio Cano" w:date="2026-09-24T22:53:00Z"/>
              <w:sz w:val="36"/>
              <w:szCs w:val="36"/>
              <w:lang w:val="es-MX"/>
            </w:rPr>
          </w:rPrChange>
        </w:rPr>
      </w:pPr>
      <w:ins w:id="602" w:author="Emilio Cano" w:date="2026-09-24T22:53:00Z">
        <w:r w:rsidRPr="00A564E5">
          <w:rPr>
            <w:rFonts w:ascii="Calibri" w:hAnsi="Calibri" w:cs="Calibri"/>
            <w:sz w:val="28"/>
            <w:szCs w:val="28"/>
            <w:lang w:val="es-MX"/>
            <w:rPrChange w:id="603" w:author="Emilio Cano" w:date="2026-09-24T23:02:00Z" w16du:dateUtc="2026-09-25T05:02:00Z">
              <w:rPr>
                <w:sz w:val="36"/>
                <w:szCs w:val="36"/>
                <w:lang w:val="es-MX"/>
              </w:rPr>
            </w:rPrChange>
          </w:rPr>
          <w:t xml:space="preserve">Se eligió la serialización de objetos de Java. La razón principal es cómo están relacionadas las clases de </w:t>
        </w:r>
        <w:proofErr w:type="spellStart"/>
        <w:r w:rsidRPr="00A564E5">
          <w:rPr>
            <w:rFonts w:ascii="Calibri" w:hAnsi="Calibri" w:cs="Calibri"/>
            <w:sz w:val="28"/>
            <w:szCs w:val="28"/>
            <w:lang w:val="es-MX"/>
            <w:rPrChange w:id="604" w:author="Emilio Cano" w:date="2026-09-24T23:02:00Z" w16du:dateUtc="2026-09-25T05:02:00Z">
              <w:rPr>
                <w:sz w:val="36"/>
                <w:szCs w:val="36"/>
                <w:lang w:val="es-MX"/>
              </w:rPr>
            </w:rPrChange>
          </w:rPr>
          <w:t>My</w:t>
        </w:r>
        <w:proofErr w:type="spellEnd"/>
        <w:r w:rsidRPr="00A564E5">
          <w:rPr>
            <w:rFonts w:ascii="Calibri" w:hAnsi="Calibri" w:cs="Calibri"/>
            <w:sz w:val="28"/>
            <w:szCs w:val="28"/>
            <w:lang w:val="es-MX"/>
            <w:rPrChange w:id="605" w:author="Emilio Cano" w:date="2026-09-24T23:02:00Z" w16du:dateUtc="2026-09-25T05:02:00Z">
              <w:rPr>
                <w:sz w:val="36"/>
                <w:szCs w:val="36"/>
                <w:lang w:val="es-MX"/>
              </w:rPr>
            </w:rPrChange>
          </w:rPr>
          <w:t xml:space="preserve"> Club: un mismo objeto Club lo comparten la lista general de clubes, el líder que lo administra y los estudiantes que se unen. Gracias a eso, cuando el líder cambia el horario, todos ven el cambio. Además, el método </w:t>
        </w:r>
        <w:proofErr w:type="spellStart"/>
        <w:r w:rsidRPr="00A564E5">
          <w:rPr>
            <w:rFonts w:ascii="Calibri" w:hAnsi="Calibri" w:cs="Calibri"/>
            <w:sz w:val="28"/>
            <w:szCs w:val="28"/>
            <w:lang w:val="es-MX"/>
            <w:rPrChange w:id="606" w:author="Emilio Cano" w:date="2026-09-24T23:02:00Z" w16du:dateUtc="2026-09-25T05:02:00Z">
              <w:rPr>
                <w:sz w:val="36"/>
                <w:szCs w:val="36"/>
                <w:lang w:val="es-MX"/>
              </w:rPr>
            </w:rPrChange>
          </w:rPr>
          <w:t>validarLider</w:t>
        </w:r>
        <w:proofErr w:type="spellEnd"/>
        <w:r w:rsidRPr="00A564E5">
          <w:rPr>
            <w:rFonts w:ascii="Calibri" w:hAnsi="Calibri" w:cs="Calibri"/>
            <w:sz w:val="28"/>
            <w:szCs w:val="28"/>
            <w:lang w:val="es-MX"/>
            <w:rPrChange w:id="607" w:author="Emilio Cano" w:date="2026-09-24T23:02:00Z" w16du:dateUtc="2026-09-25T05:02:00Z">
              <w:rPr>
                <w:sz w:val="36"/>
                <w:szCs w:val="36"/>
                <w:lang w:val="es-MX"/>
              </w:rPr>
            </w:rPrChange>
          </w:rPr>
          <w:t xml:space="preserve"> compara el club del líder con ==, así que necesita que sea exactamente el mismo objeto. La serialización guarda y recupera esas referencias sin trabajo extra. Con CSV, JSON o SQLite habría que crear identificadores y reconectar los objetos al cargar.</w:t>
        </w:r>
      </w:ins>
    </w:p>
    <w:p w14:paraId="1123A45D" w14:textId="77777777" w:rsidR="009F2D8C" w:rsidRPr="00A564E5" w:rsidRDefault="009F2D8C" w:rsidP="009F2D8C">
      <w:pPr>
        <w:pStyle w:val="Ttulo1"/>
        <w:rPr>
          <w:ins w:id="608" w:author="Emilio Cano" w:date="2026-09-24T22:53:00Z"/>
          <w:rFonts w:ascii="Calibri" w:hAnsi="Calibri" w:cs="Calibri"/>
          <w:sz w:val="28"/>
          <w:szCs w:val="28"/>
          <w:lang w:val="es-MX"/>
          <w:rPrChange w:id="609" w:author="Emilio Cano" w:date="2026-09-24T23:02:00Z" w16du:dateUtc="2026-09-25T05:02:00Z">
            <w:rPr>
              <w:ins w:id="610" w:author="Emilio Cano" w:date="2026-09-24T22:53:00Z"/>
              <w:sz w:val="36"/>
              <w:szCs w:val="36"/>
              <w:lang w:val="es-MX"/>
            </w:rPr>
          </w:rPrChange>
        </w:rPr>
      </w:pPr>
      <w:ins w:id="611" w:author="Emilio Cano" w:date="2026-09-24T22:53:00Z">
        <w:r w:rsidRPr="00A564E5">
          <w:rPr>
            <w:rFonts w:ascii="Calibri" w:hAnsi="Calibri" w:cs="Calibri"/>
            <w:sz w:val="28"/>
            <w:szCs w:val="28"/>
            <w:lang w:val="es-MX"/>
            <w:rPrChange w:id="612" w:author="Emilio Cano" w:date="2026-09-24T23:02:00Z" w16du:dateUtc="2026-09-25T05:02:00Z">
              <w:rPr>
                <w:sz w:val="36"/>
                <w:szCs w:val="36"/>
                <w:lang w:val="es-MX"/>
              </w:rPr>
            </w:rPrChange>
          </w:rPr>
          <w:t>También se tomó en cuenta que el programa funciona en una sola computadora, maneja pocos datos y no usa librerías externas. La serialización cumple con eso usando solo clases de Java.</w:t>
        </w:r>
      </w:ins>
    </w:p>
    <w:p w14:paraId="1F654905" w14:textId="77777777" w:rsidR="009F2D8C" w:rsidRPr="00A564E5" w:rsidRDefault="009F2D8C" w:rsidP="009F2D8C">
      <w:pPr>
        <w:pStyle w:val="Ttulo1"/>
        <w:rPr>
          <w:ins w:id="613" w:author="Emilio Cano" w:date="2026-09-24T22:53:00Z"/>
          <w:rFonts w:ascii="Calibri" w:hAnsi="Calibri" w:cs="Calibri"/>
          <w:sz w:val="28"/>
          <w:szCs w:val="28"/>
          <w:lang w:val="es-MX"/>
          <w:rPrChange w:id="614" w:author="Emilio Cano" w:date="2026-09-24T23:02:00Z" w16du:dateUtc="2026-09-25T05:02:00Z">
            <w:rPr>
              <w:ins w:id="615" w:author="Emilio Cano" w:date="2026-09-24T22:53:00Z"/>
              <w:sz w:val="36"/>
              <w:szCs w:val="36"/>
              <w:lang w:val="es-MX"/>
            </w:rPr>
          </w:rPrChange>
        </w:rPr>
      </w:pPr>
      <w:ins w:id="616" w:author="Emilio Cano" w:date="2026-09-24T22:53:00Z">
        <w:r w:rsidRPr="00A564E5">
          <w:rPr>
            <w:rFonts w:ascii="Calibri" w:hAnsi="Calibri" w:cs="Calibri"/>
            <w:sz w:val="28"/>
            <w:szCs w:val="28"/>
            <w:lang w:val="es-MX"/>
            <w:rPrChange w:id="617" w:author="Emilio Cano" w:date="2026-09-24T23:02:00Z" w16du:dateUtc="2026-09-25T05:02:00Z">
              <w:rPr>
                <w:sz w:val="36"/>
                <w:szCs w:val="36"/>
                <w:lang w:val="es-MX"/>
              </w:rPr>
            </w:rPrChange>
          </w:rPr>
          <w:lastRenderedPageBreak/>
          <w:t>Se reconocen sus límites: el archivo no se puede editar a mano, solo funciona con Java, no cifra las contraseñas y puede dejar de cargar si cambian las clases. Si en el futuro el sistema se usara en varias computadoras o con muchos usuarios, convendría cambiar a una base de datos como SQLite.</w:t>
        </w:r>
      </w:ins>
    </w:p>
    <w:p w14:paraId="0BAF185D" w14:textId="77777777" w:rsidR="009F2D8C" w:rsidRPr="009F2D8C" w:rsidRDefault="009F2D8C" w:rsidP="009F2D8C">
      <w:pPr>
        <w:pStyle w:val="Ttulo1"/>
        <w:rPr>
          <w:ins w:id="618" w:author="Emilio Cano" w:date="2026-09-24T22:53:00Z"/>
          <w:b/>
          <w:bCs/>
          <w:sz w:val="28"/>
          <w:szCs w:val="28"/>
          <w:lang w:val="es-MX"/>
          <w:rPrChange w:id="619" w:author="Emilio Cano" w:date="2026-09-24T22:54:00Z" w16du:dateUtc="2026-09-25T04:54:00Z">
            <w:rPr>
              <w:ins w:id="620" w:author="Emilio Cano" w:date="2026-09-24T22:53:00Z"/>
              <w:b/>
              <w:bCs/>
              <w:sz w:val="36"/>
              <w:szCs w:val="36"/>
              <w:lang w:val="es-MX"/>
            </w:rPr>
          </w:rPrChange>
        </w:rPr>
      </w:pPr>
      <w:ins w:id="621" w:author="Emilio Cano" w:date="2026-09-24T22:53:00Z">
        <w:r w:rsidRPr="009F2D8C">
          <w:rPr>
            <w:b/>
            <w:bCs/>
            <w:sz w:val="28"/>
            <w:szCs w:val="28"/>
            <w:lang w:val="es-MX"/>
            <w:rPrChange w:id="622" w:author="Emilio Cano" w:date="2026-09-24T22:54:00Z" w16du:dateUtc="2026-09-25T04:54:00Z">
              <w:rPr>
                <w:b/>
                <w:bCs/>
                <w:sz w:val="36"/>
                <w:szCs w:val="36"/>
                <w:lang w:val="es-MX"/>
              </w:rPr>
            </w:rPrChange>
          </w:rPr>
          <w:t>Referencias</w:t>
        </w:r>
      </w:ins>
    </w:p>
    <w:p w14:paraId="57466F91" w14:textId="77777777" w:rsidR="009F2D8C" w:rsidRPr="009F2D8C" w:rsidRDefault="009F2D8C" w:rsidP="009F2D8C">
      <w:pPr>
        <w:pStyle w:val="Ttulo1"/>
        <w:rPr>
          <w:ins w:id="623" w:author="Emilio Cano" w:date="2026-09-24T22:53:00Z"/>
          <w:sz w:val="28"/>
          <w:szCs w:val="28"/>
          <w:lang w:val="es-MX"/>
          <w:rPrChange w:id="624" w:author="Emilio Cano" w:date="2026-09-24T22:54:00Z" w16du:dateUtc="2026-09-25T04:54:00Z">
            <w:rPr>
              <w:ins w:id="625" w:author="Emilio Cano" w:date="2026-09-24T22:53:00Z"/>
              <w:sz w:val="36"/>
              <w:szCs w:val="36"/>
              <w:lang w:val="es-MX"/>
            </w:rPr>
          </w:rPrChange>
        </w:rPr>
      </w:pPr>
      <w:ins w:id="626" w:author="Emilio Cano" w:date="2026-09-24T22:53:00Z">
        <w:r w:rsidRPr="009F2D8C">
          <w:rPr>
            <w:sz w:val="28"/>
            <w:szCs w:val="28"/>
            <w:lang w:val="es-MX"/>
            <w:rPrChange w:id="627" w:author="Emilio Cano" w:date="2026-09-24T22:54:00Z" w16du:dateUtc="2026-09-25T04:54:00Z">
              <w:rPr>
                <w:sz w:val="36"/>
                <w:szCs w:val="36"/>
                <w:lang w:val="es-MX"/>
              </w:rPr>
            </w:rPrChange>
          </w:rPr>
          <w:t xml:space="preserve">[1] Oracle. (s. f.). </w:t>
        </w:r>
        <w:r w:rsidRPr="009F2D8C">
          <w:rPr>
            <w:i/>
            <w:iCs/>
            <w:sz w:val="28"/>
            <w:szCs w:val="28"/>
            <w:lang w:val="es-MX"/>
            <w:rPrChange w:id="628" w:author="Emilio Cano" w:date="2026-09-24T22:54:00Z" w16du:dateUtc="2026-09-25T04:54:00Z">
              <w:rPr>
                <w:i/>
                <w:iCs/>
                <w:sz w:val="36"/>
                <w:szCs w:val="36"/>
                <w:lang w:val="es-MX"/>
              </w:rPr>
            </w:rPrChange>
          </w:rPr>
          <w:t xml:space="preserve">Java </w:t>
        </w:r>
        <w:proofErr w:type="spellStart"/>
        <w:r w:rsidRPr="009F2D8C">
          <w:rPr>
            <w:i/>
            <w:iCs/>
            <w:sz w:val="28"/>
            <w:szCs w:val="28"/>
            <w:lang w:val="es-MX"/>
            <w:rPrChange w:id="629" w:author="Emilio Cano" w:date="2026-09-24T22:54:00Z" w16du:dateUtc="2026-09-25T04:54:00Z">
              <w:rPr>
                <w:i/>
                <w:iCs/>
                <w:sz w:val="36"/>
                <w:szCs w:val="36"/>
                <w:lang w:val="es-MX"/>
              </w:rPr>
            </w:rPrChange>
          </w:rPr>
          <w:t>Object</w:t>
        </w:r>
        <w:proofErr w:type="spellEnd"/>
        <w:r w:rsidRPr="009F2D8C">
          <w:rPr>
            <w:i/>
            <w:iCs/>
            <w:sz w:val="28"/>
            <w:szCs w:val="28"/>
            <w:lang w:val="es-MX"/>
            <w:rPrChange w:id="630" w:author="Emilio Cano" w:date="2026-09-24T22:54:00Z" w16du:dateUtc="2026-09-25T04:54:00Z">
              <w:rPr>
                <w:i/>
                <w:iCs/>
                <w:sz w:val="36"/>
                <w:szCs w:val="36"/>
                <w:lang w:val="es-MX"/>
              </w:rPr>
            </w:rPrChange>
          </w:rPr>
          <w:t xml:space="preserve"> </w:t>
        </w:r>
        <w:proofErr w:type="spellStart"/>
        <w:r w:rsidRPr="009F2D8C">
          <w:rPr>
            <w:i/>
            <w:iCs/>
            <w:sz w:val="28"/>
            <w:szCs w:val="28"/>
            <w:lang w:val="es-MX"/>
            <w:rPrChange w:id="631" w:author="Emilio Cano" w:date="2026-09-24T22:54:00Z" w16du:dateUtc="2026-09-25T04:54:00Z">
              <w:rPr>
                <w:i/>
                <w:iCs/>
                <w:sz w:val="36"/>
                <w:szCs w:val="36"/>
                <w:lang w:val="es-MX"/>
              </w:rPr>
            </w:rPrChange>
          </w:rPr>
          <w:t>Serialization</w:t>
        </w:r>
        <w:proofErr w:type="spellEnd"/>
        <w:r w:rsidRPr="009F2D8C">
          <w:rPr>
            <w:i/>
            <w:iCs/>
            <w:sz w:val="28"/>
            <w:szCs w:val="28"/>
            <w:lang w:val="es-MX"/>
            <w:rPrChange w:id="632" w:author="Emilio Cano" w:date="2026-09-24T22:54:00Z" w16du:dateUtc="2026-09-25T04:54:00Z">
              <w:rPr>
                <w:i/>
                <w:iCs/>
                <w:sz w:val="36"/>
                <w:szCs w:val="36"/>
                <w:lang w:val="es-MX"/>
              </w:rPr>
            </w:rPrChange>
          </w:rPr>
          <w:t xml:space="preserve"> </w:t>
        </w:r>
        <w:proofErr w:type="spellStart"/>
        <w:r w:rsidRPr="009F2D8C">
          <w:rPr>
            <w:i/>
            <w:iCs/>
            <w:sz w:val="28"/>
            <w:szCs w:val="28"/>
            <w:lang w:val="es-MX"/>
            <w:rPrChange w:id="633" w:author="Emilio Cano" w:date="2026-09-24T22:54:00Z" w16du:dateUtc="2026-09-25T04:54:00Z">
              <w:rPr>
                <w:i/>
                <w:iCs/>
                <w:sz w:val="36"/>
                <w:szCs w:val="36"/>
                <w:lang w:val="es-MX"/>
              </w:rPr>
            </w:rPrChange>
          </w:rPr>
          <w:t>Specification</w:t>
        </w:r>
        <w:proofErr w:type="spellEnd"/>
        <w:r w:rsidRPr="009F2D8C">
          <w:rPr>
            <w:sz w:val="28"/>
            <w:szCs w:val="28"/>
            <w:lang w:val="es-MX"/>
            <w:rPrChange w:id="634" w:author="Emilio Cano" w:date="2026-09-24T22:54:00Z" w16du:dateUtc="2026-09-25T04:54:00Z">
              <w:rPr>
                <w:sz w:val="36"/>
                <w:szCs w:val="36"/>
                <w:lang w:val="es-MX"/>
              </w:rPr>
            </w:rPrChange>
          </w:rPr>
          <w:t xml:space="preserve">. </w:t>
        </w:r>
        <w:r w:rsidRPr="009F2D8C">
          <w:rPr>
            <w:sz w:val="28"/>
            <w:szCs w:val="28"/>
            <w:lang w:val="es-MX"/>
            <w:rPrChange w:id="635" w:author="Emilio Cano" w:date="2026-09-24T22:54:00Z" w16du:dateUtc="2026-09-25T04:54:00Z">
              <w:rPr>
                <w:sz w:val="36"/>
                <w:szCs w:val="36"/>
                <w:lang w:val="es-MX"/>
              </w:rPr>
            </w:rPrChange>
          </w:rPr>
          <w:fldChar w:fldCharType="begin"/>
        </w:r>
        <w:r w:rsidRPr="009F2D8C">
          <w:rPr>
            <w:sz w:val="28"/>
            <w:szCs w:val="28"/>
            <w:lang w:val="es-MX"/>
            <w:rPrChange w:id="636" w:author="Emilio Cano" w:date="2026-09-24T22:54:00Z" w16du:dateUtc="2026-09-25T04:54:00Z">
              <w:rPr>
                <w:sz w:val="36"/>
                <w:szCs w:val="36"/>
                <w:lang w:val="es-MX"/>
              </w:rPr>
            </w:rPrChange>
          </w:rPr>
          <w:instrText>HYPERLINK "https://docs.oracle.com/en/java/javase/11/docs/specs/serialization/"</w:instrText>
        </w:r>
        <w:r w:rsidRPr="009F2D8C">
          <w:rPr>
            <w:sz w:val="28"/>
            <w:szCs w:val="28"/>
            <w:lang w:val="es-MX"/>
            <w:rPrChange w:id="637" w:author="Emilio Cano" w:date="2026-09-24T22:54:00Z" w16du:dateUtc="2026-09-25T04:54:00Z">
              <w:rPr>
                <w:sz w:val="36"/>
                <w:szCs w:val="36"/>
                <w:lang w:val="es-MX"/>
              </w:rPr>
            </w:rPrChange>
          </w:rPr>
        </w:r>
        <w:r w:rsidRPr="009F2D8C">
          <w:rPr>
            <w:sz w:val="28"/>
            <w:szCs w:val="28"/>
            <w:lang w:val="es-MX"/>
            <w:rPrChange w:id="638" w:author="Emilio Cano" w:date="2026-09-24T22:54:00Z" w16du:dateUtc="2026-09-25T04:54:00Z">
              <w:rPr>
                <w:sz w:val="36"/>
                <w:szCs w:val="36"/>
                <w:lang w:val="es-MX"/>
              </w:rPr>
            </w:rPrChange>
          </w:rPr>
          <w:fldChar w:fldCharType="separate"/>
        </w:r>
        <w:r w:rsidRPr="009F2D8C">
          <w:rPr>
            <w:rStyle w:val="Hipervnculo"/>
            <w:sz w:val="28"/>
            <w:szCs w:val="28"/>
            <w:lang w:val="es-MX"/>
            <w:rPrChange w:id="639" w:author="Emilio Cano" w:date="2026-09-24T22:54:00Z" w16du:dateUtc="2026-09-25T04:54:00Z">
              <w:rPr>
                <w:rStyle w:val="Hipervnculo"/>
                <w:sz w:val="36"/>
                <w:szCs w:val="36"/>
                <w:lang w:val="es-MX"/>
              </w:rPr>
            </w:rPrChange>
          </w:rPr>
          <w:t>https://docs.oracle.com/en/java/javase/11/docs/specs/serialization/</w:t>
        </w:r>
      </w:ins>
      <w:ins w:id="640" w:author="Emilio Cano" w:date="2026-09-24T22:53:00Z" w16du:dateUtc="2026-09-25T04:53:00Z">
        <w:r w:rsidRPr="009F2D8C">
          <w:rPr>
            <w:sz w:val="28"/>
            <w:szCs w:val="28"/>
            <w:rPrChange w:id="641" w:author="Emilio Cano" w:date="2026-09-24T22:54:00Z" w16du:dateUtc="2026-09-25T04:54:00Z">
              <w:rPr>
                <w:sz w:val="36"/>
                <w:szCs w:val="36"/>
              </w:rPr>
            </w:rPrChange>
          </w:rPr>
          <w:fldChar w:fldCharType="end"/>
        </w:r>
      </w:ins>
    </w:p>
    <w:p w14:paraId="4432E7F7" w14:textId="77777777" w:rsidR="009F2D8C" w:rsidRPr="009F2D8C" w:rsidRDefault="009F2D8C" w:rsidP="009F2D8C">
      <w:pPr>
        <w:pStyle w:val="Ttulo1"/>
        <w:rPr>
          <w:ins w:id="642" w:author="Emilio Cano" w:date="2026-09-24T22:53:00Z"/>
          <w:sz w:val="28"/>
          <w:szCs w:val="28"/>
          <w:lang w:val="es-MX"/>
          <w:rPrChange w:id="643" w:author="Emilio Cano" w:date="2026-09-24T22:54:00Z" w16du:dateUtc="2026-09-25T04:54:00Z">
            <w:rPr>
              <w:ins w:id="644" w:author="Emilio Cano" w:date="2026-09-24T22:53:00Z"/>
              <w:sz w:val="36"/>
              <w:szCs w:val="36"/>
              <w:lang w:val="es-MX"/>
            </w:rPr>
          </w:rPrChange>
        </w:rPr>
      </w:pPr>
      <w:ins w:id="645" w:author="Emilio Cano" w:date="2026-09-24T22:53:00Z">
        <w:r w:rsidRPr="009F2D8C">
          <w:rPr>
            <w:sz w:val="28"/>
            <w:szCs w:val="28"/>
            <w:lang w:val="es-MX"/>
            <w:rPrChange w:id="646" w:author="Emilio Cano" w:date="2026-09-24T22:54:00Z" w16du:dateUtc="2026-09-25T04:54:00Z">
              <w:rPr>
                <w:sz w:val="36"/>
                <w:szCs w:val="36"/>
                <w:lang w:val="es-MX"/>
              </w:rPr>
            </w:rPrChange>
          </w:rPr>
          <w:t xml:space="preserve">[2] </w:t>
        </w:r>
        <w:proofErr w:type="spellStart"/>
        <w:r w:rsidRPr="009F2D8C">
          <w:rPr>
            <w:sz w:val="28"/>
            <w:szCs w:val="28"/>
            <w:lang w:val="es-MX"/>
            <w:rPrChange w:id="647" w:author="Emilio Cano" w:date="2026-09-24T22:54:00Z" w16du:dateUtc="2026-09-25T04:54:00Z">
              <w:rPr>
                <w:sz w:val="36"/>
                <w:szCs w:val="36"/>
                <w:lang w:val="es-MX"/>
              </w:rPr>
            </w:rPrChange>
          </w:rPr>
          <w:t>Shafranovich</w:t>
        </w:r>
        <w:proofErr w:type="spellEnd"/>
        <w:r w:rsidRPr="009F2D8C">
          <w:rPr>
            <w:sz w:val="28"/>
            <w:szCs w:val="28"/>
            <w:lang w:val="es-MX"/>
            <w:rPrChange w:id="648" w:author="Emilio Cano" w:date="2026-09-24T22:54:00Z" w16du:dateUtc="2026-09-25T04:54:00Z">
              <w:rPr>
                <w:sz w:val="36"/>
                <w:szCs w:val="36"/>
                <w:lang w:val="es-MX"/>
              </w:rPr>
            </w:rPrChange>
          </w:rPr>
          <w:t xml:space="preserve">, Y. (2005). </w:t>
        </w:r>
        <w:r w:rsidRPr="009F2D8C">
          <w:rPr>
            <w:i/>
            <w:iCs/>
            <w:sz w:val="28"/>
            <w:szCs w:val="28"/>
            <w:lang w:val="es-MX"/>
            <w:rPrChange w:id="649" w:author="Emilio Cano" w:date="2026-09-24T22:54:00Z" w16du:dateUtc="2026-09-25T04:54:00Z">
              <w:rPr>
                <w:i/>
                <w:iCs/>
                <w:sz w:val="36"/>
                <w:szCs w:val="36"/>
                <w:lang w:val="es-MX"/>
              </w:rPr>
            </w:rPrChange>
          </w:rPr>
          <w:t xml:space="preserve">Common </w:t>
        </w:r>
        <w:proofErr w:type="spellStart"/>
        <w:r w:rsidRPr="009F2D8C">
          <w:rPr>
            <w:i/>
            <w:iCs/>
            <w:sz w:val="28"/>
            <w:szCs w:val="28"/>
            <w:lang w:val="es-MX"/>
            <w:rPrChange w:id="650" w:author="Emilio Cano" w:date="2026-09-24T22:54:00Z" w16du:dateUtc="2026-09-25T04:54:00Z">
              <w:rPr>
                <w:i/>
                <w:iCs/>
                <w:sz w:val="36"/>
                <w:szCs w:val="36"/>
                <w:lang w:val="es-MX"/>
              </w:rPr>
            </w:rPrChange>
          </w:rPr>
          <w:t>Format</w:t>
        </w:r>
        <w:proofErr w:type="spellEnd"/>
        <w:r w:rsidRPr="009F2D8C">
          <w:rPr>
            <w:i/>
            <w:iCs/>
            <w:sz w:val="28"/>
            <w:szCs w:val="28"/>
            <w:lang w:val="es-MX"/>
            <w:rPrChange w:id="651" w:author="Emilio Cano" w:date="2026-09-24T22:54:00Z" w16du:dateUtc="2026-09-25T04:54:00Z">
              <w:rPr>
                <w:i/>
                <w:iCs/>
                <w:sz w:val="36"/>
                <w:szCs w:val="36"/>
                <w:lang w:val="es-MX"/>
              </w:rPr>
            </w:rPrChange>
          </w:rPr>
          <w:t xml:space="preserve"> and MIME </w:t>
        </w:r>
        <w:proofErr w:type="spellStart"/>
        <w:r w:rsidRPr="009F2D8C">
          <w:rPr>
            <w:i/>
            <w:iCs/>
            <w:sz w:val="28"/>
            <w:szCs w:val="28"/>
            <w:lang w:val="es-MX"/>
            <w:rPrChange w:id="652" w:author="Emilio Cano" w:date="2026-09-24T22:54:00Z" w16du:dateUtc="2026-09-25T04:54:00Z">
              <w:rPr>
                <w:i/>
                <w:iCs/>
                <w:sz w:val="36"/>
                <w:szCs w:val="36"/>
                <w:lang w:val="es-MX"/>
              </w:rPr>
            </w:rPrChange>
          </w:rPr>
          <w:t>Type</w:t>
        </w:r>
        <w:proofErr w:type="spellEnd"/>
        <w:r w:rsidRPr="009F2D8C">
          <w:rPr>
            <w:i/>
            <w:iCs/>
            <w:sz w:val="28"/>
            <w:szCs w:val="28"/>
            <w:lang w:val="es-MX"/>
            <w:rPrChange w:id="653" w:author="Emilio Cano" w:date="2026-09-24T22:54:00Z" w16du:dateUtc="2026-09-25T04:54:00Z">
              <w:rPr>
                <w:i/>
                <w:iCs/>
                <w:sz w:val="36"/>
                <w:szCs w:val="36"/>
                <w:lang w:val="es-MX"/>
              </w:rPr>
            </w:rPrChange>
          </w:rPr>
          <w:t xml:space="preserve"> </w:t>
        </w:r>
        <w:proofErr w:type="spellStart"/>
        <w:r w:rsidRPr="009F2D8C">
          <w:rPr>
            <w:i/>
            <w:iCs/>
            <w:sz w:val="28"/>
            <w:szCs w:val="28"/>
            <w:lang w:val="es-MX"/>
            <w:rPrChange w:id="654" w:author="Emilio Cano" w:date="2026-09-24T22:54:00Z" w16du:dateUtc="2026-09-25T04:54:00Z">
              <w:rPr>
                <w:i/>
                <w:iCs/>
                <w:sz w:val="36"/>
                <w:szCs w:val="36"/>
                <w:lang w:val="es-MX"/>
              </w:rPr>
            </w:rPrChange>
          </w:rPr>
          <w:t>for</w:t>
        </w:r>
        <w:proofErr w:type="spellEnd"/>
        <w:r w:rsidRPr="009F2D8C">
          <w:rPr>
            <w:i/>
            <w:iCs/>
            <w:sz w:val="28"/>
            <w:szCs w:val="28"/>
            <w:lang w:val="es-MX"/>
            <w:rPrChange w:id="655" w:author="Emilio Cano" w:date="2026-09-24T22:54:00Z" w16du:dateUtc="2026-09-25T04:54:00Z">
              <w:rPr>
                <w:i/>
                <w:iCs/>
                <w:sz w:val="36"/>
                <w:szCs w:val="36"/>
                <w:lang w:val="es-MX"/>
              </w:rPr>
            </w:rPrChange>
          </w:rPr>
          <w:t xml:space="preserve"> </w:t>
        </w:r>
        <w:proofErr w:type="spellStart"/>
        <w:r w:rsidRPr="009F2D8C">
          <w:rPr>
            <w:i/>
            <w:iCs/>
            <w:sz w:val="28"/>
            <w:szCs w:val="28"/>
            <w:lang w:val="es-MX"/>
            <w:rPrChange w:id="656" w:author="Emilio Cano" w:date="2026-09-24T22:54:00Z" w16du:dateUtc="2026-09-25T04:54:00Z">
              <w:rPr>
                <w:i/>
                <w:iCs/>
                <w:sz w:val="36"/>
                <w:szCs w:val="36"/>
                <w:lang w:val="es-MX"/>
              </w:rPr>
            </w:rPrChange>
          </w:rPr>
          <w:t>Comma-Separated</w:t>
        </w:r>
        <w:proofErr w:type="spellEnd"/>
        <w:r w:rsidRPr="009F2D8C">
          <w:rPr>
            <w:i/>
            <w:iCs/>
            <w:sz w:val="28"/>
            <w:szCs w:val="28"/>
            <w:lang w:val="es-MX"/>
            <w:rPrChange w:id="657" w:author="Emilio Cano" w:date="2026-09-24T22:54:00Z" w16du:dateUtc="2026-09-25T04:54:00Z">
              <w:rPr>
                <w:i/>
                <w:iCs/>
                <w:sz w:val="36"/>
                <w:szCs w:val="36"/>
                <w:lang w:val="es-MX"/>
              </w:rPr>
            </w:rPrChange>
          </w:rPr>
          <w:t xml:space="preserve"> </w:t>
        </w:r>
        <w:proofErr w:type="spellStart"/>
        <w:r w:rsidRPr="009F2D8C">
          <w:rPr>
            <w:i/>
            <w:iCs/>
            <w:sz w:val="28"/>
            <w:szCs w:val="28"/>
            <w:lang w:val="es-MX"/>
            <w:rPrChange w:id="658" w:author="Emilio Cano" w:date="2026-09-24T22:54:00Z" w16du:dateUtc="2026-09-25T04:54:00Z">
              <w:rPr>
                <w:i/>
                <w:iCs/>
                <w:sz w:val="36"/>
                <w:szCs w:val="36"/>
                <w:lang w:val="es-MX"/>
              </w:rPr>
            </w:rPrChange>
          </w:rPr>
          <w:t>Values</w:t>
        </w:r>
        <w:proofErr w:type="spellEnd"/>
        <w:r w:rsidRPr="009F2D8C">
          <w:rPr>
            <w:i/>
            <w:iCs/>
            <w:sz w:val="28"/>
            <w:szCs w:val="28"/>
            <w:lang w:val="es-MX"/>
            <w:rPrChange w:id="659" w:author="Emilio Cano" w:date="2026-09-24T22:54:00Z" w16du:dateUtc="2026-09-25T04:54:00Z">
              <w:rPr>
                <w:i/>
                <w:iCs/>
                <w:sz w:val="36"/>
                <w:szCs w:val="36"/>
                <w:lang w:val="es-MX"/>
              </w:rPr>
            </w:rPrChange>
          </w:rPr>
          <w:t xml:space="preserve"> (CSV) Files</w:t>
        </w:r>
        <w:r w:rsidRPr="009F2D8C">
          <w:rPr>
            <w:sz w:val="28"/>
            <w:szCs w:val="28"/>
            <w:lang w:val="es-MX"/>
            <w:rPrChange w:id="660" w:author="Emilio Cano" w:date="2026-09-24T22:54:00Z" w16du:dateUtc="2026-09-25T04:54:00Z">
              <w:rPr>
                <w:sz w:val="36"/>
                <w:szCs w:val="36"/>
                <w:lang w:val="es-MX"/>
              </w:rPr>
            </w:rPrChange>
          </w:rPr>
          <w:t xml:space="preserve"> (RFC 4180). </w:t>
        </w:r>
        <w:r w:rsidRPr="009F2D8C">
          <w:rPr>
            <w:sz w:val="28"/>
            <w:szCs w:val="28"/>
            <w:lang w:val="es-MX"/>
            <w:rPrChange w:id="661" w:author="Emilio Cano" w:date="2026-09-24T22:54:00Z" w16du:dateUtc="2026-09-25T04:54:00Z">
              <w:rPr>
                <w:sz w:val="36"/>
                <w:szCs w:val="36"/>
                <w:lang w:val="es-MX"/>
              </w:rPr>
            </w:rPrChange>
          </w:rPr>
          <w:fldChar w:fldCharType="begin"/>
        </w:r>
        <w:r w:rsidRPr="009F2D8C">
          <w:rPr>
            <w:sz w:val="28"/>
            <w:szCs w:val="28"/>
            <w:lang w:val="es-MX"/>
            <w:rPrChange w:id="662" w:author="Emilio Cano" w:date="2026-09-24T22:54:00Z" w16du:dateUtc="2026-09-25T04:54:00Z">
              <w:rPr>
                <w:sz w:val="36"/>
                <w:szCs w:val="36"/>
                <w:lang w:val="es-MX"/>
              </w:rPr>
            </w:rPrChange>
          </w:rPr>
          <w:instrText>HYPERLINK "https://www.rfc-editor.org/rfc/rfc4180"</w:instrText>
        </w:r>
        <w:r w:rsidRPr="009F2D8C">
          <w:rPr>
            <w:sz w:val="28"/>
            <w:szCs w:val="28"/>
            <w:lang w:val="es-MX"/>
            <w:rPrChange w:id="663" w:author="Emilio Cano" w:date="2026-09-24T22:54:00Z" w16du:dateUtc="2026-09-25T04:54:00Z">
              <w:rPr>
                <w:sz w:val="36"/>
                <w:szCs w:val="36"/>
                <w:lang w:val="es-MX"/>
              </w:rPr>
            </w:rPrChange>
          </w:rPr>
        </w:r>
        <w:r w:rsidRPr="009F2D8C">
          <w:rPr>
            <w:sz w:val="28"/>
            <w:szCs w:val="28"/>
            <w:lang w:val="es-MX"/>
            <w:rPrChange w:id="664" w:author="Emilio Cano" w:date="2026-09-24T22:54:00Z" w16du:dateUtc="2026-09-25T04:54:00Z">
              <w:rPr>
                <w:sz w:val="36"/>
                <w:szCs w:val="36"/>
                <w:lang w:val="es-MX"/>
              </w:rPr>
            </w:rPrChange>
          </w:rPr>
          <w:fldChar w:fldCharType="separate"/>
        </w:r>
        <w:r w:rsidRPr="009F2D8C">
          <w:rPr>
            <w:rStyle w:val="Hipervnculo"/>
            <w:sz w:val="28"/>
            <w:szCs w:val="28"/>
            <w:lang w:val="es-MX"/>
            <w:rPrChange w:id="665" w:author="Emilio Cano" w:date="2026-09-24T22:54:00Z" w16du:dateUtc="2026-09-25T04:54:00Z">
              <w:rPr>
                <w:rStyle w:val="Hipervnculo"/>
                <w:sz w:val="36"/>
                <w:szCs w:val="36"/>
                <w:lang w:val="es-MX"/>
              </w:rPr>
            </w:rPrChange>
          </w:rPr>
          <w:t>https://www.rfc-editor.org/rfc/rfc4180</w:t>
        </w:r>
      </w:ins>
      <w:ins w:id="666" w:author="Emilio Cano" w:date="2026-09-24T22:53:00Z" w16du:dateUtc="2026-09-25T04:53:00Z">
        <w:r w:rsidRPr="009F2D8C">
          <w:rPr>
            <w:sz w:val="28"/>
            <w:szCs w:val="28"/>
            <w:rPrChange w:id="667" w:author="Emilio Cano" w:date="2026-09-24T22:54:00Z" w16du:dateUtc="2026-09-25T04:54:00Z">
              <w:rPr>
                <w:sz w:val="36"/>
                <w:szCs w:val="36"/>
              </w:rPr>
            </w:rPrChange>
          </w:rPr>
          <w:fldChar w:fldCharType="end"/>
        </w:r>
      </w:ins>
    </w:p>
    <w:p w14:paraId="6FF9C3D9" w14:textId="77777777" w:rsidR="009F2D8C" w:rsidRPr="009F2D8C" w:rsidRDefault="009F2D8C" w:rsidP="009F2D8C">
      <w:pPr>
        <w:pStyle w:val="Ttulo1"/>
        <w:rPr>
          <w:ins w:id="668" w:author="Emilio Cano" w:date="2026-09-24T22:53:00Z"/>
          <w:sz w:val="28"/>
          <w:szCs w:val="28"/>
          <w:lang w:val="es-MX"/>
          <w:rPrChange w:id="669" w:author="Emilio Cano" w:date="2026-09-24T22:54:00Z" w16du:dateUtc="2026-09-25T04:54:00Z">
            <w:rPr>
              <w:ins w:id="670" w:author="Emilio Cano" w:date="2026-09-24T22:53:00Z"/>
              <w:sz w:val="36"/>
              <w:szCs w:val="36"/>
              <w:lang w:val="es-MX"/>
            </w:rPr>
          </w:rPrChange>
        </w:rPr>
      </w:pPr>
      <w:ins w:id="671" w:author="Emilio Cano" w:date="2026-09-24T22:53:00Z">
        <w:r w:rsidRPr="009F2D8C">
          <w:rPr>
            <w:sz w:val="28"/>
            <w:szCs w:val="28"/>
            <w:lang w:val="es-MX"/>
            <w:rPrChange w:id="672" w:author="Emilio Cano" w:date="2026-09-24T22:54:00Z" w16du:dateUtc="2026-09-25T04:54:00Z">
              <w:rPr>
                <w:sz w:val="36"/>
                <w:szCs w:val="36"/>
                <w:lang w:val="es-MX"/>
              </w:rPr>
            </w:rPrChange>
          </w:rPr>
          <w:t xml:space="preserve">[3] Bray, T. (Ed.). (2017). </w:t>
        </w:r>
        <w:r w:rsidRPr="009F2D8C">
          <w:rPr>
            <w:i/>
            <w:iCs/>
            <w:sz w:val="28"/>
            <w:szCs w:val="28"/>
            <w:lang w:val="es-MX"/>
            <w:rPrChange w:id="673" w:author="Emilio Cano" w:date="2026-09-24T22:54:00Z" w16du:dateUtc="2026-09-25T04:54:00Z">
              <w:rPr>
                <w:i/>
                <w:iCs/>
                <w:sz w:val="36"/>
                <w:szCs w:val="36"/>
                <w:lang w:val="es-MX"/>
              </w:rPr>
            </w:rPrChange>
          </w:rPr>
          <w:t xml:space="preserve">The JavaScript </w:t>
        </w:r>
        <w:proofErr w:type="spellStart"/>
        <w:r w:rsidRPr="009F2D8C">
          <w:rPr>
            <w:i/>
            <w:iCs/>
            <w:sz w:val="28"/>
            <w:szCs w:val="28"/>
            <w:lang w:val="es-MX"/>
            <w:rPrChange w:id="674" w:author="Emilio Cano" w:date="2026-09-24T22:54:00Z" w16du:dateUtc="2026-09-25T04:54:00Z">
              <w:rPr>
                <w:i/>
                <w:iCs/>
                <w:sz w:val="36"/>
                <w:szCs w:val="36"/>
                <w:lang w:val="es-MX"/>
              </w:rPr>
            </w:rPrChange>
          </w:rPr>
          <w:t>Object</w:t>
        </w:r>
        <w:proofErr w:type="spellEnd"/>
        <w:r w:rsidRPr="009F2D8C">
          <w:rPr>
            <w:i/>
            <w:iCs/>
            <w:sz w:val="28"/>
            <w:szCs w:val="28"/>
            <w:lang w:val="es-MX"/>
            <w:rPrChange w:id="675" w:author="Emilio Cano" w:date="2026-09-24T22:54:00Z" w16du:dateUtc="2026-09-25T04:54:00Z">
              <w:rPr>
                <w:i/>
                <w:iCs/>
                <w:sz w:val="36"/>
                <w:szCs w:val="36"/>
                <w:lang w:val="es-MX"/>
              </w:rPr>
            </w:rPrChange>
          </w:rPr>
          <w:t xml:space="preserve"> </w:t>
        </w:r>
        <w:proofErr w:type="spellStart"/>
        <w:r w:rsidRPr="009F2D8C">
          <w:rPr>
            <w:i/>
            <w:iCs/>
            <w:sz w:val="28"/>
            <w:szCs w:val="28"/>
            <w:lang w:val="es-MX"/>
            <w:rPrChange w:id="676" w:author="Emilio Cano" w:date="2026-09-24T22:54:00Z" w16du:dateUtc="2026-09-25T04:54:00Z">
              <w:rPr>
                <w:i/>
                <w:iCs/>
                <w:sz w:val="36"/>
                <w:szCs w:val="36"/>
                <w:lang w:val="es-MX"/>
              </w:rPr>
            </w:rPrChange>
          </w:rPr>
          <w:t>Notation</w:t>
        </w:r>
        <w:proofErr w:type="spellEnd"/>
        <w:r w:rsidRPr="009F2D8C">
          <w:rPr>
            <w:i/>
            <w:iCs/>
            <w:sz w:val="28"/>
            <w:szCs w:val="28"/>
            <w:lang w:val="es-MX"/>
            <w:rPrChange w:id="677" w:author="Emilio Cano" w:date="2026-09-24T22:54:00Z" w16du:dateUtc="2026-09-25T04:54:00Z">
              <w:rPr>
                <w:i/>
                <w:iCs/>
                <w:sz w:val="36"/>
                <w:szCs w:val="36"/>
                <w:lang w:val="es-MX"/>
              </w:rPr>
            </w:rPrChange>
          </w:rPr>
          <w:t xml:space="preserve"> (JSON) Data </w:t>
        </w:r>
        <w:proofErr w:type="spellStart"/>
        <w:r w:rsidRPr="009F2D8C">
          <w:rPr>
            <w:i/>
            <w:iCs/>
            <w:sz w:val="28"/>
            <w:szCs w:val="28"/>
            <w:lang w:val="es-MX"/>
            <w:rPrChange w:id="678" w:author="Emilio Cano" w:date="2026-09-24T22:54:00Z" w16du:dateUtc="2026-09-25T04:54:00Z">
              <w:rPr>
                <w:i/>
                <w:iCs/>
                <w:sz w:val="36"/>
                <w:szCs w:val="36"/>
                <w:lang w:val="es-MX"/>
              </w:rPr>
            </w:rPrChange>
          </w:rPr>
          <w:t>Interchange</w:t>
        </w:r>
        <w:proofErr w:type="spellEnd"/>
        <w:r w:rsidRPr="009F2D8C">
          <w:rPr>
            <w:i/>
            <w:iCs/>
            <w:sz w:val="28"/>
            <w:szCs w:val="28"/>
            <w:lang w:val="es-MX"/>
            <w:rPrChange w:id="679" w:author="Emilio Cano" w:date="2026-09-24T22:54:00Z" w16du:dateUtc="2026-09-25T04:54:00Z">
              <w:rPr>
                <w:i/>
                <w:iCs/>
                <w:sz w:val="36"/>
                <w:szCs w:val="36"/>
                <w:lang w:val="es-MX"/>
              </w:rPr>
            </w:rPrChange>
          </w:rPr>
          <w:t xml:space="preserve"> </w:t>
        </w:r>
        <w:proofErr w:type="spellStart"/>
        <w:r w:rsidRPr="009F2D8C">
          <w:rPr>
            <w:i/>
            <w:iCs/>
            <w:sz w:val="28"/>
            <w:szCs w:val="28"/>
            <w:lang w:val="es-MX"/>
            <w:rPrChange w:id="680" w:author="Emilio Cano" w:date="2026-09-24T22:54:00Z" w16du:dateUtc="2026-09-25T04:54:00Z">
              <w:rPr>
                <w:i/>
                <w:iCs/>
                <w:sz w:val="36"/>
                <w:szCs w:val="36"/>
                <w:lang w:val="es-MX"/>
              </w:rPr>
            </w:rPrChange>
          </w:rPr>
          <w:t>Format</w:t>
        </w:r>
        <w:proofErr w:type="spellEnd"/>
        <w:r w:rsidRPr="009F2D8C">
          <w:rPr>
            <w:sz w:val="28"/>
            <w:szCs w:val="28"/>
            <w:lang w:val="es-MX"/>
            <w:rPrChange w:id="681" w:author="Emilio Cano" w:date="2026-09-24T22:54:00Z" w16du:dateUtc="2026-09-25T04:54:00Z">
              <w:rPr>
                <w:sz w:val="36"/>
                <w:szCs w:val="36"/>
                <w:lang w:val="es-MX"/>
              </w:rPr>
            </w:rPrChange>
          </w:rPr>
          <w:t xml:space="preserve"> (RFC 8259). </w:t>
        </w:r>
        <w:r w:rsidRPr="009F2D8C">
          <w:rPr>
            <w:sz w:val="28"/>
            <w:szCs w:val="28"/>
            <w:lang w:val="es-MX"/>
            <w:rPrChange w:id="682" w:author="Emilio Cano" w:date="2026-09-24T22:54:00Z" w16du:dateUtc="2026-09-25T04:54:00Z">
              <w:rPr>
                <w:sz w:val="36"/>
                <w:szCs w:val="36"/>
                <w:lang w:val="es-MX"/>
              </w:rPr>
            </w:rPrChange>
          </w:rPr>
          <w:fldChar w:fldCharType="begin"/>
        </w:r>
        <w:r w:rsidRPr="009F2D8C">
          <w:rPr>
            <w:sz w:val="28"/>
            <w:szCs w:val="28"/>
            <w:lang w:val="es-MX"/>
            <w:rPrChange w:id="683" w:author="Emilio Cano" w:date="2026-09-24T22:54:00Z" w16du:dateUtc="2026-09-25T04:54:00Z">
              <w:rPr>
                <w:sz w:val="36"/>
                <w:szCs w:val="36"/>
                <w:lang w:val="es-MX"/>
              </w:rPr>
            </w:rPrChange>
          </w:rPr>
          <w:instrText>HYPERLINK "https://www.rfc-editor.org/rfc/rfc8259"</w:instrText>
        </w:r>
        <w:r w:rsidRPr="009F2D8C">
          <w:rPr>
            <w:sz w:val="28"/>
            <w:szCs w:val="28"/>
            <w:lang w:val="es-MX"/>
            <w:rPrChange w:id="684" w:author="Emilio Cano" w:date="2026-09-24T22:54:00Z" w16du:dateUtc="2026-09-25T04:54:00Z">
              <w:rPr>
                <w:sz w:val="36"/>
                <w:szCs w:val="36"/>
                <w:lang w:val="es-MX"/>
              </w:rPr>
            </w:rPrChange>
          </w:rPr>
        </w:r>
        <w:r w:rsidRPr="009F2D8C">
          <w:rPr>
            <w:sz w:val="28"/>
            <w:szCs w:val="28"/>
            <w:lang w:val="es-MX"/>
            <w:rPrChange w:id="685" w:author="Emilio Cano" w:date="2026-09-24T22:54:00Z" w16du:dateUtc="2026-09-25T04:54:00Z">
              <w:rPr>
                <w:sz w:val="36"/>
                <w:szCs w:val="36"/>
                <w:lang w:val="es-MX"/>
              </w:rPr>
            </w:rPrChange>
          </w:rPr>
          <w:fldChar w:fldCharType="separate"/>
        </w:r>
        <w:r w:rsidRPr="009F2D8C">
          <w:rPr>
            <w:rStyle w:val="Hipervnculo"/>
            <w:sz w:val="28"/>
            <w:szCs w:val="28"/>
            <w:lang w:val="es-MX"/>
            <w:rPrChange w:id="686" w:author="Emilio Cano" w:date="2026-09-24T22:54:00Z" w16du:dateUtc="2026-09-25T04:54:00Z">
              <w:rPr>
                <w:rStyle w:val="Hipervnculo"/>
                <w:sz w:val="36"/>
                <w:szCs w:val="36"/>
                <w:lang w:val="es-MX"/>
              </w:rPr>
            </w:rPrChange>
          </w:rPr>
          <w:t>https://www.rfc-editor.org/rfc/rfc8259</w:t>
        </w:r>
      </w:ins>
      <w:ins w:id="687" w:author="Emilio Cano" w:date="2026-09-24T22:53:00Z" w16du:dateUtc="2026-09-25T04:53:00Z">
        <w:r w:rsidRPr="009F2D8C">
          <w:rPr>
            <w:sz w:val="28"/>
            <w:szCs w:val="28"/>
            <w:rPrChange w:id="688" w:author="Emilio Cano" w:date="2026-09-24T22:54:00Z" w16du:dateUtc="2026-09-25T04:54:00Z">
              <w:rPr>
                <w:sz w:val="36"/>
                <w:szCs w:val="36"/>
              </w:rPr>
            </w:rPrChange>
          </w:rPr>
          <w:fldChar w:fldCharType="end"/>
        </w:r>
      </w:ins>
    </w:p>
    <w:p w14:paraId="5BDB42DB" w14:textId="77777777" w:rsidR="009F2D8C" w:rsidRPr="009F2D8C" w:rsidRDefault="009F2D8C" w:rsidP="009F2D8C">
      <w:pPr>
        <w:pStyle w:val="Ttulo1"/>
        <w:rPr>
          <w:ins w:id="689" w:author="Emilio Cano" w:date="2026-09-24T22:53:00Z"/>
          <w:sz w:val="28"/>
          <w:szCs w:val="28"/>
          <w:lang w:val="es-MX"/>
          <w:rPrChange w:id="690" w:author="Emilio Cano" w:date="2026-09-24T22:54:00Z" w16du:dateUtc="2026-09-25T04:54:00Z">
            <w:rPr>
              <w:ins w:id="691" w:author="Emilio Cano" w:date="2026-09-24T22:53:00Z"/>
              <w:sz w:val="36"/>
              <w:szCs w:val="36"/>
              <w:lang w:val="es-MX"/>
            </w:rPr>
          </w:rPrChange>
        </w:rPr>
      </w:pPr>
      <w:ins w:id="692" w:author="Emilio Cano" w:date="2026-09-24T22:53:00Z">
        <w:r w:rsidRPr="009F2D8C">
          <w:rPr>
            <w:sz w:val="28"/>
            <w:szCs w:val="28"/>
            <w:lang w:val="es-MX"/>
            <w:rPrChange w:id="693" w:author="Emilio Cano" w:date="2026-09-24T22:54:00Z" w16du:dateUtc="2026-09-25T04:54:00Z">
              <w:rPr>
                <w:sz w:val="36"/>
                <w:szCs w:val="36"/>
                <w:lang w:val="es-MX"/>
              </w:rPr>
            </w:rPrChange>
          </w:rPr>
          <w:t xml:space="preserve">[4] Google. (s. f.). </w:t>
        </w:r>
        <w:proofErr w:type="spellStart"/>
        <w:r w:rsidRPr="009F2D8C">
          <w:rPr>
            <w:i/>
            <w:iCs/>
            <w:sz w:val="28"/>
            <w:szCs w:val="28"/>
            <w:lang w:val="es-MX"/>
            <w:rPrChange w:id="694" w:author="Emilio Cano" w:date="2026-09-24T22:54:00Z" w16du:dateUtc="2026-09-25T04:54:00Z">
              <w:rPr>
                <w:i/>
                <w:iCs/>
                <w:sz w:val="36"/>
                <w:szCs w:val="36"/>
                <w:lang w:val="es-MX"/>
              </w:rPr>
            </w:rPrChange>
          </w:rPr>
          <w:t>Gson</w:t>
        </w:r>
        <w:proofErr w:type="spellEnd"/>
        <w:r w:rsidRPr="009F2D8C">
          <w:rPr>
            <w:sz w:val="28"/>
            <w:szCs w:val="28"/>
            <w:lang w:val="es-MX"/>
            <w:rPrChange w:id="695" w:author="Emilio Cano" w:date="2026-09-24T22:54:00Z" w16du:dateUtc="2026-09-25T04:54:00Z">
              <w:rPr>
                <w:sz w:val="36"/>
                <w:szCs w:val="36"/>
                <w:lang w:val="es-MX"/>
              </w:rPr>
            </w:rPrChange>
          </w:rPr>
          <w:t xml:space="preserve"> [Repositorio de GitHub]. </w:t>
        </w:r>
        <w:r w:rsidRPr="009F2D8C">
          <w:rPr>
            <w:sz w:val="28"/>
            <w:szCs w:val="28"/>
            <w:lang w:val="es-MX"/>
            <w:rPrChange w:id="696" w:author="Emilio Cano" w:date="2026-09-24T22:54:00Z" w16du:dateUtc="2026-09-25T04:54:00Z">
              <w:rPr>
                <w:sz w:val="36"/>
                <w:szCs w:val="36"/>
                <w:lang w:val="es-MX"/>
              </w:rPr>
            </w:rPrChange>
          </w:rPr>
          <w:fldChar w:fldCharType="begin"/>
        </w:r>
        <w:r w:rsidRPr="009F2D8C">
          <w:rPr>
            <w:sz w:val="28"/>
            <w:szCs w:val="28"/>
            <w:lang w:val="es-MX"/>
            <w:rPrChange w:id="697" w:author="Emilio Cano" w:date="2026-09-24T22:54:00Z" w16du:dateUtc="2026-09-25T04:54:00Z">
              <w:rPr>
                <w:sz w:val="36"/>
                <w:szCs w:val="36"/>
                <w:lang w:val="es-MX"/>
              </w:rPr>
            </w:rPrChange>
          </w:rPr>
          <w:instrText>HYPERLINK "https://github.com/google/gson"</w:instrText>
        </w:r>
        <w:r w:rsidRPr="009F2D8C">
          <w:rPr>
            <w:sz w:val="28"/>
            <w:szCs w:val="28"/>
            <w:lang w:val="es-MX"/>
            <w:rPrChange w:id="698" w:author="Emilio Cano" w:date="2026-09-24T22:54:00Z" w16du:dateUtc="2026-09-25T04:54:00Z">
              <w:rPr>
                <w:sz w:val="36"/>
                <w:szCs w:val="36"/>
                <w:lang w:val="es-MX"/>
              </w:rPr>
            </w:rPrChange>
          </w:rPr>
        </w:r>
        <w:r w:rsidRPr="009F2D8C">
          <w:rPr>
            <w:sz w:val="28"/>
            <w:szCs w:val="28"/>
            <w:lang w:val="es-MX"/>
            <w:rPrChange w:id="699" w:author="Emilio Cano" w:date="2026-09-24T22:54:00Z" w16du:dateUtc="2026-09-25T04:54:00Z">
              <w:rPr>
                <w:sz w:val="36"/>
                <w:szCs w:val="36"/>
                <w:lang w:val="es-MX"/>
              </w:rPr>
            </w:rPrChange>
          </w:rPr>
          <w:fldChar w:fldCharType="separate"/>
        </w:r>
        <w:r w:rsidRPr="009F2D8C">
          <w:rPr>
            <w:rStyle w:val="Hipervnculo"/>
            <w:sz w:val="28"/>
            <w:szCs w:val="28"/>
            <w:lang w:val="es-MX"/>
            <w:rPrChange w:id="700" w:author="Emilio Cano" w:date="2026-09-24T22:54:00Z" w16du:dateUtc="2026-09-25T04:54:00Z">
              <w:rPr>
                <w:rStyle w:val="Hipervnculo"/>
                <w:sz w:val="36"/>
                <w:szCs w:val="36"/>
                <w:lang w:val="es-MX"/>
              </w:rPr>
            </w:rPrChange>
          </w:rPr>
          <w:t>https://github.com/google/gson</w:t>
        </w:r>
      </w:ins>
      <w:ins w:id="701" w:author="Emilio Cano" w:date="2026-09-24T22:53:00Z" w16du:dateUtc="2026-09-25T04:53:00Z">
        <w:r w:rsidRPr="009F2D8C">
          <w:rPr>
            <w:sz w:val="28"/>
            <w:szCs w:val="28"/>
            <w:rPrChange w:id="702" w:author="Emilio Cano" w:date="2026-09-24T22:54:00Z" w16du:dateUtc="2026-09-25T04:54:00Z">
              <w:rPr>
                <w:sz w:val="36"/>
                <w:szCs w:val="36"/>
              </w:rPr>
            </w:rPrChange>
          </w:rPr>
          <w:fldChar w:fldCharType="end"/>
        </w:r>
      </w:ins>
    </w:p>
    <w:p w14:paraId="05A0C279" w14:textId="77777777" w:rsidR="009F2D8C" w:rsidRPr="009F2D8C" w:rsidRDefault="009F2D8C" w:rsidP="009F2D8C">
      <w:pPr>
        <w:pStyle w:val="Ttulo1"/>
        <w:rPr>
          <w:ins w:id="703" w:author="Emilio Cano" w:date="2026-09-24T22:53:00Z"/>
          <w:sz w:val="28"/>
          <w:szCs w:val="28"/>
          <w:lang w:val="es-MX"/>
          <w:rPrChange w:id="704" w:author="Emilio Cano" w:date="2026-09-24T22:54:00Z" w16du:dateUtc="2026-09-25T04:54:00Z">
            <w:rPr>
              <w:ins w:id="705" w:author="Emilio Cano" w:date="2026-09-24T22:53:00Z"/>
              <w:sz w:val="36"/>
              <w:szCs w:val="36"/>
              <w:lang w:val="es-MX"/>
            </w:rPr>
          </w:rPrChange>
        </w:rPr>
      </w:pPr>
      <w:ins w:id="706" w:author="Emilio Cano" w:date="2026-09-24T22:53:00Z">
        <w:r w:rsidRPr="009F2D8C">
          <w:rPr>
            <w:sz w:val="28"/>
            <w:szCs w:val="28"/>
            <w:lang w:val="es-MX"/>
            <w:rPrChange w:id="707" w:author="Emilio Cano" w:date="2026-09-24T22:54:00Z" w16du:dateUtc="2026-09-25T04:54:00Z">
              <w:rPr>
                <w:sz w:val="36"/>
                <w:szCs w:val="36"/>
                <w:lang w:val="es-MX"/>
              </w:rPr>
            </w:rPrChange>
          </w:rPr>
          <w:t xml:space="preserve">[5] SQLite. (s. f.). </w:t>
        </w:r>
        <w:proofErr w:type="spellStart"/>
        <w:r w:rsidRPr="009F2D8C">
          <w:rPr>
            <w:i/>
            <w:iCs/>
            <w:sz w:val="28"/>
            <w:szCs w:val="28"/>
            <w:lang w:val="es-MX"/>
            <w:rPrChange w:id="708" w:author="Emilio Cano" w:date="2026-09-24T22:54:00Z" w16du:dateUtc="2026-09-25T04:54:00Z">
              <w:rPr>
                <w:i/>
                <w:iCs/>
                <w:sz w:val="36"/>
                <w:szCs w:val="36"/>
                <w:lang w:val="es-MX"/>
              </w:rPr>
            </w:rPrChange>
          </w:rPr>
          <w:t>Appropriate</w:t>
        </w:r>
        <w:proofErr w:type="spellEnd"/>
        <w:r w:rsidRPr="009F2D8C">
          <w:rPr>
            <w:i/>
            <w:iCs/>
            <w:sz w:val="28"/>
            <w:szCs w:val="28"/>
            <w:lang w:val="es-MX"/>
            <w:rPrChange w:id="709" w:author="Emilio Cano" w:date="2026-09-24T22:54:00Z" w16du:dateUtc="2026-09-25T04:54:00Z">
              <w:rPr>
                <w:i/>
                <w:iCs/>
                <w:sz w:val="36"/>
                <w:szCs w:val="36"/>
                <w:lang w:val="es-MX"/>
              </w:rPr>
            </w:rPrChange>
          </w:rPr>
          <w:t xml:space="preserve"> Uses For SQLite</w:t>
        </w:r>
        <w:r w:rsidRPr="009F2D8C">
          <w:rPr>
            <w:sz w:val="28"/>
            <w:szCs w:val="28"/>
            <w:lang w:val="es-MX"/>
            <w:rPrChange w:id="710" w:author="Emilio Cano" w:date="2026-09-24T22:54:00Z" w16du:dateUtc="2026-09-25T04:54:00Z">
              <w:rPr>
                <w:sz w:val="36"/>
                <w:szCs w:val="36"/>
                <w:lang w:val="es-MX"/>
              </w:rPr>
            </w:rPrChange>
          </w:rPr>
          <w:t xml:space="preserve">. </w:t>
        </w:r>
        <w:r w:rsidRPr="009F2D8C">
          <w:rPr>
            <w:sz w:val="28"/>
            <w:szCs w:val="28"/>
            <w:lang w:val="es-MX"/>
            <w:rPrChange w:id="711" w:author="Emilio Cano" w:date="2026-09-24T22:54:00Z" w16du:dateUtc="2026-09-25T04:54:00Z">
              <w:rPr>
                <w:sz w:val="36"/>
                <w:szCs w:val="36"/>
                <w:lang w:val="es-MX"/>
              </w:rPr>
            </w:rPrChange>
          </w:rPr>
          <w:fldChar w:fldCharType="begin"/>
        </w:r>
        <w:r w:rsidRPr="009F2D8C">
          <w:rPr>
            <w:sz w:val="28"/>
            <w:szCs w:val="28"/>
            <w:lang w:val="es-MX"/>
            <w:rPrChange w:id="712" w:author="Emilio Cano" w:date="2026-09-24T22:54:00Z" w16du:dateUtc="2026-09-25T04:54:00Z">
              <w:rPr>
                <w:sz w:val="36"/>
                <w:szCs w:val="36"/>
                <w:lang w:val="es-MX"/>
              </w:rPr>
            </w:rPrChange>
          </w:rPr>
          <w:instrText>HYPERLINK "https://www.sqlite.org/whentouse.html"</w:instrText>
        </w:r>
        <w:r w:rsidRPr="009F2D8C">
          <w:rPr>
            <w:sz w:val="28"/>
            <w:szCs w:val="28"/>
            <w:lang w:val="es-MX"/>
            <w:rPrChange w:id="713" w:author="Emilio Cano" w:date="2026-09-24T22:54:00Z" w16du:dateUtc="2026-09-25T04:54:00Z">
              <w:rPr>
                <w:sz w:val="36"/>
                <w:szCs w:val="36"/>
                <w:lang w:val="es-MX"/>
              </w:rPr>
            </w:rPrChange>
          </w:rPr>
        </w:r>
        <w:r w:rsidRPr="009F2D8C">
          <w:rPr>
            <w:sz w:val="28"/>
            <w:szCs w:val="28"/>
            <w:lang w:val="es-MX"/>
            <w:rPrChange w:id="714" w:author="Emilio Cano" w:date="2026-09-24T22:54:00Z" w16du:dateUtc="2026-09-25T04:54:00Z">
              <w:rPr>
                <w:sz w:val="36"/>
                <w:szCs w:val="36"/>
                <w:lang w:val="es-MX"/>
              </w:rPr>
            </w:rPrChange>
          </w:rPr>
          <w:fldChar w:fldCharType="separate"/>
        </w:r>
        <w:r w:rsidRPr="009F2D8C">
          <w:rPr>
            <w:rStyle w:val="Hipervnculo"/>
            <w:sz w:val="28"/>
            <w:szCs w:val="28"/>
            <w:lang w:val="es-MX"/>
            <w:rPrChange w:id="715" w:author="Emilio Cano" w:date="2026-09-24T22:54:00Z" w16du:dateUtc="2026-09-25T04:54:00Z">
              <w:rPr>
                <w:rStyle w:val="Hipervnculo"/>
                <w:sz w:val="36"/>
                <w:szCs w:val="36"/>
                <w:lang w:val="es-MX"/>
              </w:rPr>
            </w:rPrChange>
          </w:rPr>
          <w:t>https://www.sqlite.org/whentouse.html</w:t>
        </w:r>
      </w:ins>
      <w:ins w:id="716" w:author="Emilio Cano" w:date="2026-09-24T22:53:00Z" w16du:dateUtc="2026-09-25T04:53:00Z">
        <w:r w:rsidRPr="009F2D8C">
          <w:rPr>
            <w:sz w:val="28"/>
            <w:szCs w:val="28"/>
            <w:rPrChange w:id="717" w:author="Emilio Cano" w:date="2026-09-24T22:54:00Z" w16du:dateUtc="2026-09-25T04:54:00Z">
              <w:rPr>
                <w:sz w:val="36"/>
                <w:szCs w:val="36"/>
              </w:rPr>
            </w:rPrChange>
          </w:rPr>
          <w:fldChar w:fldCharType="end"/>
        </w:r>
      </w:ins>
    </w:p>
    <w:p w14:paraId="0351598D" w14:textId="77777777" w:rsidR="009F2D8C" w:rsidRPr="009F2D8C" w:rsidRDefault="009F2D8C" w:rsidP="009F2D8C">
      <w:pPr>
        <w:pStyle w:val="Ttulo1"/>
        <w:rPr>
          <w:ins w:id="718" w:author="Emilio Cano" w:date="2026-09-24T22:53:00Z"/>
          <w:sz w:val="28"/>
          <w:szCs w:val="28"/>
          <w:lang w:val="es-MX"/>
          <w:rPrChange w:id="719" w:author="Emilio Cano" w:date="2026-09-24T22:54:00Z" w16du:dateUtc="2026-09-25T04:54:00Z">
            <w:rPr>
              <w:ins w:id="720" w:author="Emilio Cano" w:date="2026-09-24T22:53:00Z"/>
              <w:sz w:val="36"/>
              <w:szCs w:val="36"/>
              <w:lang w:val="es-MX"/>
            </w:rPr>
          </w:rPrChange>
        </w:rPr>
      </w:pPr>
      <w:ins w:id="721" w:author="Emilio Cano" w:date="2026-09-24T22:53:00Z">
        <w:r w:rsidRPr="009F2D8C">
          <w:rPr>
            <w:sz w:val="28"/>
            <w:szCs w:val="28"/>
            <w:lang w:val="es-MX"/>
            <w:rPrChange w:id="722" w:author="Emilio Cano" w:date="2026-09-24T22:54:00Z" w16du:dateUtc="2026-09-25T04:54:00Z">
              <w:rPr>
                <w:sz w:val="36"/>
                <w:szCs w:val="36"/>
                <w:lang w:val="es-MX"/>
              </w:rPr>
            </w:rPrChange>
          </w:rPr>
          <w:t xml:space="preserve">[6] </w:t>
        </w:r>
        <w:proofErr w:type="spellStart"/>
        <w:r w:rsidRPr="009F2D8C">
          <w:rPr>
            <w:sz w:val="28"/>
            <w:szCs w:val="28"/>
            <w:lang w:val="es-MX"/>
            <w:rPrChange w:id="723" w:author="Emilio Cano" w:date="2026-09-24T22:54:00Z" w16du:dateUtc="2026-09-25T04:54:00Z">
              <w:rPr>
                <w:sz w:val="36"/>
                <w:szCs w:val="36"/>
                <w:lang w:val="es-MX"/>
              </w:rPr>
            </w:rPrChange>
          </w:rPr>
          <w:t>Xerial</w:t>
        </w:r>
        <w:proofErr w:type="spellEnd"/>
        <w:r w:rsidRPr="009F2D8C">
          <w:rPr>
            <w:sz w:val="28"/>
            <w:szCs w:val="28"/>
            <w:lang w:val="es-MX"/>
            <w:rPrChange w:id="724" w:author="Emilio Cano" w:date="2026-09-24T22:54:00Z" w16du:dateUtc="2026-09-25T04:54:00Z">
              <w:rPr>
                <w:sz w:val="36"/>
                <w:szCs w:val="36"/>
                <w:lang w:val="es-MX"/>
              </w:rPr>
            </w:rPrChange>
          </w:rPr>
          <w:t xml:space="preserve">. (s. f.). </w:t>
        </w:r>
        <w:r w:rsidRPr="009F2D8C">
          <w:rPr>
            <w:i/>
            <w:iCs/>
            <w:sz w:val="28"/>
            <w:szCs w:val="28"/>
            <w:lang w:val="es-MX"/>
            <w:rPrChange w:id="725" w:author="Emilio Cano" w:date="2026-09-24T22:54:00Z" w16du:dateUtc="2026-09-25T04:54:00Z">
              <w:rPr>
                <w:i/>
                <w:iCs/>
                <w:sz w:val="36"/>
                <w:szCs w:val="36"/>
                <w:lang w:val="es-MX"/>
              </w:rPr>
            </w:rPrChange>
          </w:rPr>
          <w:t>SQLite JDBC Driver</w:t>
        </w:r>
        <w:r w:rsidRPr="009F2D8C">
          <w:rPr>
            <w:sz w:val="28"/>
            <w:szCs w:val="28"/>
            <w:lang w:val="es-MX"/>
            <w:rPrChange w:id="726" w:author="Emilio Cano" w:date="2026-09-24T22:54:00Z" w16du:dateUtc="2026-09-25T04:54:00Z">
              <w:rPr>
                <w:sz w:val="36"/>
                <w:szCs w:val="36"/>
                <w:lang w:val="es-MX"/>
              </w:rPr>
            </w:rPrChange>
          </w:rPr>
          <w:t xml:space="preserve"> [Repositorio de GitHub]. </w:t>
        </w:r>
        <w:r w:rsidRPr="009F2D8C">
          <w:rPr>
            <w:sz w:val="28"/>
            <w:szCs w:val="28"/>
            <w:lang w:val="es-MX"/>
            <w:rPrChange w:id="727" w:author="Emilio Cano" w:date="2026-09-24T22:54:00Z" w16du:dateUtc="2026-09-25T04:54:00Z">
              <w:rPr>
                <w:sz w:val="36"/>
                <w:szCs w:val="36"/>
                <w:lang w:val="es-MX"/>
              </w:rPr>
            </w:rPrChange>
          </w:rPr>
          <w:fldChar w:fldCharType="begin"/>
        </w:r>
        <w:r w:rsidRPr="009F2D8C">
          <w:rPr>
            <w:sz w:val="28"/>
            <w:szCs w:val="28"/>
            <w:lang w:val="es-MX"/>
            <w:rPrChange w:id="728" w:author="Emilio Cano" w:date="2026-09-24T22:54:00Z" w16du:dateUtc="2026-09-25T04:54:00Z">
              <w:rPr>
                <w:sz w:val="36"/>
                <w:szCs w:val="36"/>
                <w:lang w:val="es-MX"/>
              </w:rPr>
            </w:rPrChange>
          </w:rPr>
          <w:instrText>HYPERLINK "https://github.com/xerial/sqlite-jdbc"</w:instrText>
        </w:r>
        <w:r w:rsidRPr="009F2D8C">
          <w:rPr>
            <w:sz w:val="28"/>
            <w:szCs w:val="28"/>
            <w:lang w:val="es-MX"/>
            <w:rPrChange w:id="729" w:author="Emilio Cano" w:date="2026-09-24T22:54:00Z" w16du:dateUtc="2026-09-25T04:54:00Z">
              <w:rPr>
                <w:sz w:val="36"/>
                <w:szCs w:val="36"/>
                <w:lang w:val="es-MX"/>
              </w:rPr>
            </w:rPrChange>
          </w:rPr>
        </w:r>
        <w:r w:rsidRPr="009F2D8C">
          <w:rPr>
            <w:sz w:val="28"/>
            <w:szCs w:val="28"/>
            <w:lang w:val="es-MX"/>
            <w:rPrChange w:id="730" w:author="Emilio Cano" w:date="2026-09-24T22:54:00Z" w16du:dateUtc="2026-09-25T04:54:00Z">
              <w:rPr>
                <w:sz w:val="36"/>
                <w:szCs w:val="36"/>
                <w:lang w:val="es-MX"/>
              </w:rPr>
            </w:rPrChange>
          </w:rPr>
          <w:fldChar w:fldCharType="separate"/>
        </w:r>
        <w:r w:rsidRPr="009F2D8C">
          <w:rPr>
            <w:rStyle w:val="Hipervnculo"/>
            <w:sz w:val="28"/>
            <w:szCs w:val="28"/>
            <w:lang w:val="es-MX"/>
            <w:rPrChange w:id="731" w:author="Emilio Cano" w:date="2026-09-24T22:54:00Z" w16du:dateUtc="2026-09-25T04:54:00Z">
              <w:rPr>
                <w:rStyle w:val="Hipervnculo"/>
                <w:sz w:val="36"/>
                <w:szCs w:val="36"/>
                <w:lang w:val="es-MX"/>
              </w:rPr>
            </w:rPrChange>
          </w:rPr>
          <w:t>https://github.com/xerial/sqlite-jdbc</w:t>
        </w:r>
      </w:ins>
      <w:ins w:id="732" w:author="Emilio Cano" w:date="2026-09-24T22:53:00Z" w16du:dateUtc="2026-09-25T04:53:00Z">
        <w:r w:rsidRPr="009F2D8C">
          <w:rPr>
            <w:sz w:val="28"/>
            <w:szCs w:val="28"/>
            <w:rPrChange w:id="733" w:author="Emilio Cano" w:date="2026-09-24T22:54:00Z" w16du:dateUtc="2026-09-25T04:54:00Z">
              <w:rPr>
                <w:sz w:val="36"/>
                <w:szCs w:val="36"/>
              </w:rPr>
            </w:rPrChange>
          </w:rPr>
          <w:fldChar w:fldCharType="end"/>
        </w:r>
      </w:ins>
    </w:p>
    <w:p w14:paraId="6A1217E5" w14:textId="28B975C0" w:rsidR="00C54654" w:rsidRPr="00EB68A4" w:rsidRDefault="00AD1280" w:rsidP="00C54654">
      <w:pPr>
        <w:pStyle w:val="Ttulo1"/>
        <w:rPr>
          <w:ins w:id="734" w:author="Jonathan David Delgado Chavarria" w:date="2026-09-24T20:22:00Z"/>
          <w:sz w:val="24"/>
          <w:szCs w:val="24"/>
          <w:rPrChange w:id="735" w:author="Emilio Cano" w:date="2026-09-24T22:39:00Z" w16du:dateUtc="2026-09-25T04:39:00Z">
            <w:rPr>
              <w:ins w:id="736" w:author="Jonathan David Delgado Chavarria" w:date="2026-09-24T20:22:00Z"/>
            </w:rPr>
          </w:rPrChange>
        </w:rPr>
      </w:pPr>
      <w:ins w:id="737" w:author="DE LEON DE LEON, ROGELIO AUGUSTO" w:date="2026-09-24T22:17:00Z" w16du:dateUtc="2026-09-25T04:17:00Z">
        <w:r>
          <w:br w:type="page"/>
        </w:r>
      </w:ins>
      <w:ins w:id="738" w:author="Emilio Cano" w:date="2026-09-24T22:40:00Z" w16du:dateUtc="2026-09-25T04:40:00Z">
        <w:r w:rsidR="00EB68A4">
          <w:lastRenderedPageBreak/>
          <w:t>6.</w:t>
        </w:r>
      </w:ins>
      <w:ins w:id="739" w:author="Jonathan David Delgado Chavarria" w:date="2026-09-24T20:22:00Z">
        <w:del w:id="740" w:author="Emilio Cano" w:date="2026-09-24T22:40:00Z" w16du:dateUtc="2026-09-25T04:40:00Z">
          <w:r w:rsidR="00C54654" w:rsidDel="00EB68A4">
            <w:delText>7</w:delText>
          </w:r>
        </w:del>
        <w:r w:rsidR="00C54654">
          <w:t xml:space="preserve"> Formularios de gestión del tiempo</w:t>
        </w:r>
      </w:ins>
    </w:p>
    <w:p w14:paraId="532B9FA8" w14:textId="77777777" w:rsidR="00C54654" w:rsidRDefault="00C54654">
      <w:pPr>
        <w:jc w:val="both"/>
        <w:rPr>
          <w:ins w:id="741" w:author="Jonathan David Delgado Chavarria" w:date="2026-09-24T20:22:00Z"/>
        </w:rPr>
        <w:pPrChange w:id="742" w:author="Jonathan David Delgado Chavarria" w:date="2026-09-24T20:23:00Z">
          <w:pPr/>
        </w:pPrChange>
      </w:pPr>
      <w:ins w:id="743" w:author="Jonathan David Delgado Chavarria" w:date="2026-09-24T20:22:00Z">
        <w:r>
          <w:t>Registrar únicamente trabajo realizado. El tiempo efectivo se calcula restando las interrupciones al tiempo transcurrido entre inicio y fin. Todos los tiempos se anotan en minutos.</w:t>
        </w:r>
      </w:ins>
    </w:p>
    <w:p w14:paraId="5E912B39" w14:textId="77777777" w:rsidR="00C54654" w:rsidRDefault="00C54654" w:rsidP="0020288E">
      <w:pPr>
        <w:rPr>
          <w:ins w:id="744" w:author="Jonathan David Delgado Chavarria" w:date="2026-09-24T20:20:00Z"/>
        </w:rPr>
      </w:pPr>
    </w:p>
    <w:p w14:paraId="75DB4D02" w14:textId="77777777" w:rsidR="00C54654" w:rsidRDefault="00C54654" w:rsidP="00C54654">
      <w:pPr>
        <w:pStyle w:val="Ttulo2"/>
        <w:rPr>
          <w:ins w:id="745" w:author="Jonathan David Delgado Chavarria" w:date="2026-09-24T20:23:00Z"/>
        </w:rPr>
      </w:pPr>
      <w:ins w:id="746" w:author="Jonathan David Delgado Chavarria" w:date="2026-09-24T20:23:00Z">
        <w:r>
          <w:t>Jonathan Delgado</w:t>
        </w:r>
      </w:ins>
    </w:p>
    <w:p w14:paraId="79262C60" w14:textId="77777777" w:rsidR="00C54654" w:rsidRDefault="00C54654" w:rsidP="00C54654">
      <w:pPr>
        <w:rPr>
          <w:ins w:id="747" w:author="Jonathan David Delgado Chavarria" w:date="2026-09-24T20:23:00Z"/>
        </w:rPr>
      </w:pPr>
      <w:ins w:id="748" w:author="Jonathan David Delgado Chavarria" w:date="2026-09-24T20:23:00Z">
        <w:r>
          <w:t>Carné: 261861</w:t>
        </w:r>
      </w:ins>
    </w:p>
    <w:tbl>
      <w:tblPr>
        <w:tblStyle w:val="Tablaconcuadrcula"/>
        <w:tblW w:w="10097" w:type="dxa"/>
        <w:tblInd w:w="-746" w:type="dxa"/>
        <w:tblLook w:val="04A0" w:firstRow="1" w:lastRow="0" w:firstColumn="1" w:lastColumn="0" w:noHBand="0" w:noVBand="1"/>
        <w:tblPrChange w:id="749" w:author="Jonathan David Delgado Chavarria" w:date="2026-09-24T20:31:00Z">
          <w:tblPr>
            <w:tblStyle w:val="Tablaconcuadrcula"/>
            <w:tblW w:w="10097" w:type="dxa"/>
            <w:tblInd w:w="-746" w:type="dxa"/>
            <w:tblLook w:val="04A0" w:firstRow="1" w:lastRow="0" w:firstColumn="1" w:lastColumn="0" w:noHBand="0" w:noVBand="1"/>
          </w:tblPr>
        </w:tblPrChange>
      </w:tblPr>
      <w:tblGrid>
        <w:gridCol w:w="1278"/>
        <w:gridCol w:w="721"/>
        <w:gridCol w:w="819"/>
        <w:gridCol w:w="1526"/>
        <w:gridCol w:w="1315"/>
        <w:gridCol w:w="1875"/>
        <w:gridCol w:w="2563"/>
        <w:tblGridChange w:id="750">
          <w:tblGrid>
            <w:gridCol w:w="1278"/>
            <w:gridCol w:w="721"/>
            <w:gridCol w:w="239"/>
            <w:gridCol w:w="580"/>
            <w:gridCol w:w="597"/>
            <w:gridCol w:w="101"/>
            <w:gridCol w:w="597"/>
            <w:gridCol w:w="124"/>
            <w:gridCol w:w="107"/>
            <w:gridCol w:w="593"/>
            <w:gridCol w:w="119"/>
            <w:gridCol w:w="603"/>
            <w:gridCol w:w="804"/>
            <w:gridCol w:w="119"/>
            <w:gridCol w:w="952"/>
            <w:gridCol w:w="176"/>
            <w:gridCol w:w="89"/>
            <w:gridCol w:w="98"/>
            <w:gridCol w:w="1814"/>
            <w:gridCol w:w="61"/>
            <w:gridCol w:w="325"/>
            <w:gridCol w:w="2238"/>
          </w:tblGrid>
        </w:tblGridChange>
      </w:tblGrid>
      <w:tr w:rsidR="009D7519" w14:paraId="42B482E2" w14:textId="77777777" w:rsidTr="009D7519">
        <w:trPr>
          <w:ins w:id="751" w:author="Jonathan David Delgado Chavarria" w:date="2026-09-24T20:26:00Z"/>
          <w:trPrChange w:id="752" w:author="Jonathan David Delgado Chavarria" w:date="2026-09-24T20:31:00Z">
            <w:trPr>
              <w:gridBefore w:val="3"/>
            </w:trPr>
          </w:trPrChange>
        </w:trPr>
        <w:tc>
          <w:tcPr>
            <w:tcW w:w="1278" w:type="dxa"/>
            <w:tcPrChange w:id="753" w:author="Jonathan David Delgado Chavarria" w:date="2026-09-24T20:31:00Z">
              <w:tcPr>
                <w:tcW w:w="1213" w:type="dxa"/>
                <w:gridSpan w:val="2"/>
              </w:tcPr>
            </w:tcPrChange>
          </w:tcPr>
          <w:p w14:paraId="61D6F14C" w14:textId="7CA16063" w:rsidR="00C54654" w:rsidRDefault="009D7519" w:rsidP="00C54654">
            <w:pPr>
              <w:rPr>
                <w:ins w:id="754" w:author="Jonathan David Delgado Chavarria" w:date="2026-09-24T20:26:00Z"/>
              </w:rPr>
            </w:pPr>
            <w:ins w:id="755" w:author="Jonathan David Delgado Chavarria" w:date="2026-09-24T20:31:00Z">
              <w:r>
                <w:t>Fecha</w:t>
              </w:r>
            </w:ins>
          </w:p>
        </w:tc>
        <w:tc>
          <w:tcPr>
            <w:tcW w:w="721" w:type="dxa"/>
            <w:tcPrChange w:id="756" w:author="Jonathan David Delgado Chavarria" w:date="2026-09-24T20:31:00Z">
              <w:tcPr>
                <w:tcW w:w="662" w:type="dxa"/>
                <w:gridSpan w:val="2"/>
              </w:tcPr>
            </w:tcPrChange>
          </w:tcPr>
          <w:p w14:paraId="0DF3CD13" w14:textId="4DBC8BB1" w:rsidR="00C54654" w:rsidRDefault="009D7519" w:rsidP="00C54654">
            <w:pPr>
              <w:rPr>
                <w:ins w:id="757" w:author="Jonathan David Delgado Chavarria" w:date="2026-09-24T20:26:00Z"/>
              </w:rPr>
            </w:pPr>
            <w:ins w:id="758" w:author="Jonathan David Delgado Chavarria" w:date="2026-09-24T20:31:00Z">
              <w:r>
                <w:t>Inicio</w:t>
              </w:r>
            </w:ins>
          </w:p>
        </w:tc>
        <w:tc>
          <w:tcPr>
            <w:tcW w:w="819" w:type="dxa"/>
            <w:tcPrChange w:id="759" w:author="Jonathan David Delgado Chavarria" w:date="2026-09-24T20:31:00Z">
              <w:tcPr>
                <w:tcW w:w="851" w:type="dxa"/>
                <w:gridSpan w:val="3"/>
              </w:tcPr>
            </w:tcPrChange>
          </w:tcPr>
          <w:p w14:paraId="5D0F0AEC" w14:textId="234DFF7F" w:rsidR="00C54654" w:rsidRDefault="009D7519" w:rsidP="00C54654">
            <w:pPr>
              <w:rPr>
                <w:ins w:id="760" w:author="Jonathan David Delgado Chavarria" w:date="2026-09-24T20:26:00Z"/>
              </w:rPr>
            </w:pPr>
            <w:ins w:id="761" w:author="Jonathan David Delgado Chavarria" w:date="2026-09-24T20:31:00Z">
              <w:r>
                <w:t>Fin</w:t>
              </w:r>
            </w:ins>
          </w:p>
        </w:tc>
        <w:tc>
          <w:tcPr>
            <w:tcW w:w="1526" w:type="dxa"/>
            <w:tcPrChange w:id="762" w:author="Jonathan David Delgado Chavarria" w:date="2026-09-24T20:31:00Z">
              <w:tcPr>
                <w:tcW w:w="1134" w:type="dxa"/>
                <w:gridSpan w:val="3"/>
              </w:tcPr>
            </w:tcPrChange>
          </w:tcPr>
          <w:p w14:paraId="2522E258" w14:textId="63E707EB" w:rsidR="00C54654" w:rsidRDefault="009D7519" w:rsidP="00C54654">
            <w:pPr>
              <w:rPr>
                <w:ins w:id="763" w:author="Jonathan David Delgado Chavarria" w:date="2026-09-24T20:26:00Z"/>
              </w:rPr>
            </w:pPr>
            <w:ins w:id="764" w:author="Jonathan David Delgado Chavarria" w:date="2026-09-24T20:31:00Z">
              <w:r>
                <w:t>Interrupciones (min)</w:t>
              </w:r>
            </w:ins>
          </w:p>
        </w:tc>
        <w:tc>
          <w:tcPr>
            <w:tcW w:w="1315" w:type="dxa"/>
            <w:tcPrChange w:id="765" w:author="Jonathan David Delgado Chavarria" w:date="2026-09-24T20:31:00Z">
              <w:tcPr>
                <w:tcW w:w="1276" w:type="dxa"/>
                <w:gridSpan w:val="3"/>
              </w:tcPr>
            </w:tcPrChange>
          </w:tcPr>
          <w:p w14:paraId="4651FEF1" w14:textId="5377261F" w:rsidR="00C54654" w:rsidRDefault="009D7519" w:rsidP="00C54654">
            <w:pPr>
              <w:rPr>
                <w:ins w:id="766" w:author="Jonathan David Delgado Chavarria" w:date="2026-09-24T20:26:00Z"/>
              </w:rPr>
            </w:pPr>
            <w:ins w:id="767" w:author="Jonathan David Delgado Chavarria" w:date="2026-09-24T20:31:00Z">
              <w:r>
                <w:t>Tiempo real (min)</w:t>
              </w:r>
            </w:ins>
          </w:p>
        </w:tc>
        <w:tc>
          <w:tcPr>
            <w:tcW w:w="1875" w:type="dxa"/>
            <w:tcPrChange w:id="768" w:author="Jonathan David Delgado Chavarria" w:date="2026-09-24T20:31:00Z">
              <w:tcPr>
                <w:tcW w:w="2144" w:type="dxa"/>
                <w:gridSpan w:val="3"/>
              </w:tcPr>
            </w:tcPrChange>
          </w:tcPr>
          <w:p w14:paraId="52AE4D80" w14:textId="183B123D" w:rsidR="00C54654" w:rsidRDefault="009D7519" w:rsidP="00C54654">
            <w:pPr>
              <w:rPr>
                <w:ins w:id="769" w:author="Jonathan David Delgado Chavarria" w:date="2026-09-24T20:26:00Z"/>
              </w:rPr>
            </w:pPr>
            <w:ins w:id="770" w:author="Jonathan David Delgado Chavarria" w:date="2026-09-24T20:32:00Z">
              <w:r>
                <w:t>Tarea realizada</w:t>
              </w:r>
            </w:ins>
          </w:p>
        </w:tc>
        <w:tc>
          <w:tcPr>
            <w:tcW w:w="2563" w:type="dxa"/>
            <w:tcPrChange w:id="771" w:author="Jonathan David Delgado Chavarria" w:date="2026-09-24T20:31:00Z">
              <w:tcPr>
                <w:tcW w:w="2817" w:type="dxa"/>
                <w:gridSpan w:val="3"/>
              </w:tcPr>
            </w:tcPrChange>
          </w:tcPr>
          <w:p w14:paraId="03DFFB33" w14:textId="01FB74D0" w:rsidR="00C54654" w:rsidRDefault="009D7519" w:rsidP="00C54654">
            <w:pPr>
              <w:rPr>
                <w:ins w:id="772" w:author="Jonathan David Delgado Chavarria" w:date="2026-09-24T20:26:00Z"/>
              </w:rPr>
            </w:pPr>
            <w:ins w:id="773" w:author="Jonathan David Delgado Chavarria" w:date="2026-09-24T20:32:00Z">
              <w:r>
                <w:t>Comentarios</w:t>
              </w:r>
            </w:ins>
          </w:p>
        </w:tc>
      </w:tr>
      <w:tr w:rsidR="009D7519" w14:paraId="159A208C" w14:textId="77777777" w:rsidTr="009D7519">
        <w:trPr>
          <w:ins w:id="774" w:author="Jonathan David Delgado Chavarria" w:date="2026-09-24T20:32:00Z"/>
          <w:trPrChange w:id="775" w:author="Jonathan David Delgado Chavarria" w:date="2026-09-24T20:33:00Z">
            <w:trPr>
              <w:gridBefore w:val="3"/>
            </w:trPr>
          </w:trPrChange>
        </w:trPr>
        <w:tc>
          <w:tcPr>
            <w:tcW w:w="1278" w:type="dxa"/>
            <w:vAlign w:val="center"/>
            <w:tcPrChange w:id="776" w:author="Jonathan David Delgado Chavarria" w:date="2026-09-24T20:33:00Z">
              <w:tcPr>
                <w:tcW w:w="1177" w:type="dxa"/>
                <w:gridSpan w:val="2"/>
              </w:tcPr>
            </w:tcPrChange>
          </w:tcPr>
          <w:p w14:paraId="1BA64436" w14:textId="7A4FB6CA" w:rsidR="009D7519" w:rsidRDefault="009D7519">
            <w:pPr>
              <w:jc w:val="both"/>
              <w:rPr>
                <w:ins w:id="777" w:author="Jonathan David Delgado Chavarria" w:date="2026-09-24T20:32:00Z"/>
              </w:rPr>
              <w:pPrChange w:id="778" w:author="Jonathan David Delgado Chavarria" w:date="2026-09-24T20:47:00Z">
                <w:pPr/>
              </w:pPrChange>
            </w:pPr>
            <w:ins w:id="779" w:author="Jonathan David Delgado Chavarria" w:date="2026-09-24T20:33:00Z">
              <w:r>
                <w:t>08/09/2026</w:t>
              </w:r>
            </w:ins>
          </w:p>
        </w:tc>
        <w:tc>
          <w:tcPr>
            <w:tcW w:w="721" w:type="dxa"/>
            <w:vAlign w:val="center"/>
            <w:tcPrChange w:id="780" w:author="Jonathan David Delgado Chavarria" w:date="2026-09-24T20:33:00Z">
              <w:tcPr>
                <w:tcW w:w="698" w:type="dxa"/>
                <w:gridSpan w:val="2"/>
              </w:tcPr>
            </w:tcPrChange>
          </w:tcPr>
          <w:p w14:paraId="549395DF" w14:textId="5F246169" w:rsidR="009D7519" w:rsidRDefault="009D7519">
            <w:pPr>
              <w:jc w:val="both"/>
              <w:rPr>
                <w:ins w:id="781" w:author="Jonathan David Delgado Chavarria" w:date="2026-09-24T20:32:00Z"/>
              </w:rPr>
              <w:pPrChange w:id="782" w:author="Jonathan David Delgado Chavarria" w:date="2026-09-24T20:47:00Z">
                <w:pPr/>
              </w:pPrChange>
            </w:pPr>
            <w:ins w:id="783" w:author="Jonathan David Delgado Chavarria" w:date="2026-09-24T20:33:00Z">
              <w:r>
                <w:t>15:00</w:t>
              </w:r>
            </w:ins>
          </w:p>
        </w:tc>
        <w:tc>
          <w:tcPr>
            <w:tcW w:w="819" w:type="dxa"/>
            <w:vAlign w:val="center"/>
            <w:tcPrChange w:id="784" w:author="Jonathan David Delgado Chavarria" w:date="2026-09-24T20:33:00Z">
              <w:tcPr>
                <w:tcW w:w="824" w:type="dxa"/>
                <w:gridSpan w:val="3"/>
              </w:tcPr>
            </w:tcPrChange>
          </w:tcPr>
          <w:p w14:paraId="3CE96613" w14:textId="11B9E711" w:rsidR="009D7519" w:rsidRDefault="009D7519">
            <w:pPr>
              <w:jc w:val="both"/>
              <w:rPr>
                <w:ins w:id="785" w:author="Jonathan David Delgado Chavarria" w:date="2026-09-24T20:32:00Z"/>
              </w:rPr>
              <w:pPrChange w:id="786" w:author="Jonathan David Delgado Chavarria" w:date="2026-09-24T20:47:00Z">
                <w:pPr/>
              </w:pPrChange>
            </w:pPr>
            <w:ins w:id="787" w:author="Jonathan David Delgado Chavarria" w:date="2026-09-24T20:33:00Z">
              <w:r>
                <w:t>15:40</w:t>
              </w:r>
            </w:ins>
          </w:p>
        </w:tc>
        <w:tc>
          <w:tcPr>
            <w:tcW w:w="1526" w:type="dxa"/>
            <w:vAlign w:val="center"/>
            <w:tcPrChange w:id="788" w:author="Jonathan David Delgado Chavarria" w:date="2026-09-24T20:33:00Z">
              <w:tcPr>
                <w:tcW w:w="1526" w:type="dxa"/>
                <w:gridSpan w:val="3"/>
              </w:tcPr>
            </w:tcPrChange>
          </w:tcPr>
          <w:p w14:paraId="60FDCD7A" w14:textId="23E23C90" w:rsidR="009D7519" w:rsidRDefault="009D7519">
            <w:pPr>
              <w:jc w:val="both"/>
              <w:rPr>
                <w:ins w:id="789" w:author="Jonathan David Delgado Chavarria" w:date="2026-09-24T20:32:00Z"/>
              </w:rPr>
              <w:pPrChange w:id="790" w:author="Jonathan David Delgado Chavarria" w:date="2026-09-24T20:47:00Z">
                <w:pPr/>
              </w:pPrChange>
            </w:pPr>
            <w:ins w:id="791" w:author="Jonathan David Delgado Chavarria" w:date="2026-09-24T20:33:00Z">
              <w:r>
                <w:t>10</w:t>
              </w:r>
            </w:ins>
          </w:p>
        </w:tc>
        <w:tc>
          <w:tcPr>
            <w:tcW w:w="1315" w:type="dxa"/>
            <w:vAlign w:val="center"/>
            <w:tcPrChange w:id="792" w:author="Jonathan David Delgado Chavarria" w:date="2026-09-24T20:33:00Z">
              <w:tcPr>
                <w:tcW w:w="1336" w:type="dxa"/>
                <w:gridSpan w:val="4"/>
              </w:tcPr>
            </w:tcPrChange>
          </w:tcPr>
          <w:p w14:paraId="03C0B4B7" w14:textId="393A1B6F" w:rsidR="009D7519" w:rsidRDefault="009D7519">
            <w:pPr>
              <w:jc w:val="both"/>
              <w:rPr>
                <w:ins w:id="793" w:author="Jonathan David Delgado Chavarria" w:date="2026-09-24T20:32:00Z"/>
              </w:rPr>
              <w:pPrChange w:id="794" w:author="Jonathan David Delgado Chavarria" w:date="2026-09-24T20:47:00Z">
                <w:pPr/>
              </w:pPrChange>
            </w:pPr>
            <w:ins w:id="795" w:author="Jonathan David Delgado Chavarria" w:date="2026-09-24T20:33:00Z">
              <w:r>
                <w:t>30</w:t>
              </w:r>
            </w:ins>
          </w:p>
        </w:tc>
        <w:tc>
          <w:tcPr>
            <w:tcW w:w="1875" w:type="dxa"/>
            <w:vAlign w:val="center"/>
            <w:tcPrChange w:id="796" w:author="Jonathan David Delgado Chavarria" w:date="2026-09-24T20:33:00Z">
              <w:tcPr>
                <w:tcW w:w="1912" w:type="dxa"/>
                <w:gridSpan w:val="2"/>
              </w:tcPr>
            </w:tcPrChange>
          </w:tcPr>
          <w:p w14:paraId="12E17978" w14:textId="053B30DE" w:rsidR="009D7519" w:rsidRDefault="009D7519">
            <w:pPr>
              <w:jc w:val="both"/>
              <w:rPr>
                <w:ins w:id="797" w:author="Jonathan David Delgado Chavarria" w:date="2026-09-24T20:32:00Z"/>
              </w:rPr>
              <w:pPrChange w:id="798" w:author="Jonathan David Delgado Chavarria" w:date="2026-09-24T20:47:00Z">
                <w:pPr/>
              </w:pPrChange>
            </w:pPr>
            <w:ins w:id="799" w:author="Jonathan David Delgado Chavarria" w:date="2026-09-24T20:33:00Z">
              <w:r>
                <w:t>T04 Analizar categorías</w:t>
              </w:r>
            </w:ins>
          </w:p>
        </w:tc>
        <w:tc>
          <w:tcPr>
            <w:tcW w:w="2563" w:type="dxa"/>
            <w:vAlign w:val="center"/>
            <w:tcPrChange w:id="800" w:author="Jonathan David Delgado Chavarria" w:date="2026-09-24T20:33:00Z">
              <w:tcPr>
                <w:tcW w:w="2624" w:type="dxa"/>
                <w:gridSpan w:val="3"/>
              </w:tcPr>
            </w:tcPrChange>
          </w:tcPr>
          <w:p w14:paraId="6EFDB1C7" w14:textId="4ACE6953" w:rsidR="009D7519" w:rsidRDefault="009D7519">
            <w:pPr>
              <w:jc w:val="both"/>
              <w:rPr>
                <w:ins w:id="801" w:author="Jonathan David Delgado Chavarria" w:date="2026-09-24T20:32:00Z"/>
              </w:rPr>
              <w:pPrChange w:id="802" w:author="Jonathan David Delgado Chavarria" w:date="2026-09-24T20:47:00Z">
                <w:pPr/>
              </w:pPrChange>
            </w:pPr>
            <w:ins w:id="803" w:author="Jonathan David Delgado Chavarria" w:date="2026-09-24T20:33:00Z">
              <w:r>
                <w:t>Revisión de categorías disponibles</w:t>
              </w:r>
            </w:ins>
          </w:p>
        </w:tc>
      </w:tr>
      <w:tr w:rsidR="009D7519" w14:paraId="161D2925" w14:textId="77777777" w:rsidTr="009D7519">
        <w:trPr>
          <w:ins w:id="804" w:author="Jonathan David Delgado Chavarria" w:date="2026-09-24T20:32:00Z"/>
          <w:trPrChange w:id="805" w:author="Jonathan David Delgado Chavarria" w:date="2026-09-24T20:33:00Z">
            <w:trPr>
              <w:gridBefore w:val="3"/>
            </w:trPr>
          </w:trPrChange>
        </w:trPr>
        <w:tc>
          <w:tcPr>
            <w:tcW w:w="1278" w:type="dxa"/>
            <w:vAlign w:val="center"/>
            <w:tcPrChange w:id="806" w:author="Jonathan David Delgado Chavarria" w:date="2026-09-24T20:33:00Z">
              <w:tcPr>
                <w:tcW w:w="1177" w:type="dxa"/>
                <w:gridSpan w:val="3"/>
              </w:tcPr>
            </w:tcPrChange>
          </w:tcPr>
          <w:p w14:paraId="02D6F964" w14:textId="37E783F4" w:rsidR="009D7519" w:rsidRDefault="009D7519">
            <w:pPr>
              <w:jc w:val="both"/>
              <w:rPr>
                <w:ins w:id="807" w:author="Jonathan David Delgado Chavarria" w:date="2026-09-24T20:32:00Z"/>
              </w:rPr>
              <w:pPrChange w:id="808" w:author="Jonathan David Delgado Chavarria" w:date="2026-09-24T20:47:00Z">
                <w:pPr/>
              </w:pPrChange>
            </w:pPr>
            <w:ins w:id="809" w:author="Jonathan David Delgado Chavarria" w:date="2026-09-24T20:33:00Z">
              <w:r>
                <w:t>12/09/2026</w:t>
              </w:r>
            </w:ins>
          </w:p>
        </w:tc>
        <w:tc>
          <w:tcPr>
            <w:tcW w:w="721" w:type="dxa"/>
            <w:vAlign w:val="center"/>
            <w:tcPrChange w:id="810" w:author="Jonathan David Delgado Chavarria" w:date="2026-09-24T20:33:00Z">
              <w:tcPr>
                <w:tcW w:w="698" w:type="dxa"/>
                <w:gridSpan w:val="2"/>
              </w:tcPr>
            </w:tcPrChange>
          </w:tcPr>
          <w:p w14:paraId="0C2A3225" w14:textId="47BDFF4E" w:rsidR="009D7519" w:rsidRDefault="009D7519">
            <w:pPr>
              <w:jc w:val="both"/>
              <w:rPr>
                <w:ins w:id="811" w:author="Jonathan David Delgado Chavarria" w:date="2026-09-24T20:32:00Z"/>
              </w:rPr>
              <w:pPrChange w:id="812" w:author="Jonathan David Delgado Chavarria" w:date="2026-09-24T20:47:00Z">
                <w:pPr/>
              </w:pPrChange>
            </w:pPr>
            <w:ins w:id="813" w:author="Jonathan David Delgado Chavarria" w:date="2026-09-24T20:33:00Z">
              <w:r>
                <w:t>14:30</w:t>
              </w:r>
            </w:ins>
          </w:p>
        </w:tc>
        <w:tc>
          <w:tcPr>
            <w:tcW w:w="819" w:type="dxa"/>
            <w:vAlign w:val="center"/>
            <w:tcPrChange w:id="814" w:author="Jonathan David Delgado Chavarria" w:date="2026-09-24T20:33:00Z">
              <w:tcPr>
                <w:tcW w:w="824" w:type="dxa"/>
                <w:gridSpan w:val="3"/>
              </w:tcPr>
            </w:tcPrChange>
          </w:tcPr>
          <w:p w14:paraId="49D26D7D" w14:textId="5EF8411B" w:rsidR="009D7519" w:rsidRDefault="009D7519">
            <w:pPr>
              <w:jc w:val="both"/>
              <w:rPr>
                <w:ins w:id="815" w:author="Jonathan David Delgado Chavarria" w:date="2026-09-24T20:32:00Z"/>
              </w:rPr>
              <w:pPrChange w:id="816" w:author="Jonathan David Delgado Chavarria" w:date="2026-09-24T20:47:00Z">
                <w:pPr/>
              </w:pPrChange>
            </w:pPr>
            <w:ins w:id="817" w:author="Jonathan David Delgado Chavarria" w:date="2026-09-24T20:33:00Z">
              <w:r>
                <w:t>16:15</w:t>
              </w:r>
            </w:ins>
          </w:p>
        </w:tc>
        <w:tc>
          <w:tcPr>
            <w:tcW w:w="1526" w:type="dxa"/>
            <w:vAlign w:val="center"/>
            <w:tcPrChange w:id="818" w:author="Jonathan David Delgado Chavarria" w:date="2026-09-24T20:33:00Z">
              <w:tcPr>
                <w:tcW w:w="1526" w:type="dxa"/>
                <w:gridSpan w:val="3"/>
              </w:tcPr>
            </w:tcPrChange>
          </w:tcPr>
          <w:p w14:paraId="28BF4026" w14:textId="74E6869E" w:rsidR="009D7519" w:rsidRDefault="009D7519">
            <w:pPr>
              <w:jc w:val="both"/>
              <w:rPr>
                <w:ins w:id="819" w:author="Jonathan David Delgado Chavarria" w:date="2026-09-24T20:32:00Z"/>
              </w:rPr>
              <w:pPrChange w:id="820" w:author="Jonathan David Delgado Chavarria" w:date="2026-09-24T20:47:00Z">
                <w:pPr/>
              </w:pPrChange>
            </w:pPr>
            <w:ins w:id="821" w:author="Jonathan David Delgado Chavarria" w:date="2026-09-24T20:33:00Z">
              <w:r>
                <w:t>15</w:t>
              </w:r>
            </w:ins>
          </w:p>
        </w:tc>
        <w:tc>
          <w:tcPr>
            <w:tcW w:w="1315" w:type="dxa"/>
            <w:vAlign w:val="center"/>
            <w:tcPrChange w:id="822" w:author="Jonathan David Delgado Chavarria" w:date="2026-09-24T20:33:00Z">
              <w:tcPr>
                <w:tcW w:w="1336" w:type="dxa"/>
                <w:gridSpan w:val="4"/>
              </w:tcPr>
            </w:tcPrChange>
          </w:tcPr>
          <w:p w14:paraId="4C0CC400" w14:textId="4AC7451F" w:rsidR="009D7519" w:rsidRDefault="009D7519">
            <w:pPr>
              <w:jc w:val="both"/>
              <w:rPr>
                <w:ins w:id="823" w:author="Jonathan David Delgado Chavarria" w:date="2026-09-24T20:32:00Z"/>
              </w:rPr>
              <w:pPrChange w:id="824" w:author="Jonathan David Delgado Chavarria" w:date="2026-09-24T20:47:00Z">
                <w:pPr/>
              </w:pPrChange>
            </w:pPr>
            <w:ins w:id="825" w:author="Jonathan David Delgado Chavarria" w:date="2026-09-24T20:33:00Z">
              <w:r>
                <w:t>90</w:t>
              </w:r>
            </w:ins>
          </w:p>
        </w:tc>
        <w:tc>
          <w:tcPr>
            <w:tcW w:w="1875" w:type="dxa"/>
            <w:vAlign w:val="center"/>
            <w:tcPrChange w:id="826" w:author="Jonathan David Delgado Chavarria" w:date="2026-09-24T20:33:00Z">
              <w:tcPr>
                <w:tcW w:w="1912" w:type="dxa"/>
                <w:gridSpan w:val="2"/>
              </w:tcPr>
            </w:tcPrChange>
          </w:tcPr>
          <w:p w14:paraId="20C817CF" w14:textId="59B39B7D" w:rsidR="009D7519" w:rsidRDefault="009D7519">
            <w:pPr>
              <w:jc w:val="both"/>
              <w:rPr>
                <w:ins w:id="827" w:author="Jonathan David Delgado Chavarria" w:date="2026-09-24T20:32:00Z"/>
              </w:rPr>
              <w:pPrChange w:id="828" w:author="Jonathan David Delgado Chavarria" w:date="2026-09-24T20:47:00Z">
                <w:pPr/>
              </w:pPrChange>
            </w:pPr>
            <w:ins w:id="829" w:author="Jonathan David Delgado Chavarria" w:date="2026-09-24T20:33:00Z">
              <w:r>
                <w:t>T05 Integrar filtro</w:t>
              </w:r>
            </w:ins>
          </w:p>
        </w:tc>
        <w:tc>
          <w:tcPr>
            <w:tcW w:w="2563" w:type="dxa"/>
            <w:vAlign w:val="center"/>
            <w:tcPrChange w:id="830" w:author="Jonathan David Delgado Chavarria" w:date="2026-09-24T20:33:00Z">
              <w:tcPr>
                <w:tcW w:w="2624" w:type="dxa"/>
                <w:gridSpan w:val="2"/>
              </w:tcPr>
            </w:tcPrChange>
          </w:tcPr>
          <w:p w14:paraId="37461194" w14:textId="5A60F375" w:rsidR="009D7519" w:rsidRDefault="009D7519">
            <w:pPr>
              <w:jc w:val="both"/>
              <w:rPr>
                <w:ins w:id="831" w:author="Jonathan David Delgado Chavarria" w:date="2026-09-24T20:32:00Z"/>
              </w:rPr>
              <w:pPrChange w:id="832" w:author="Jonathan David Delgado Chavarria" w:date="2026-09-24T20:47:00Z">
                <w:pPr/>
              </w:pPrChange>
            </w:pPr>
            <w:ins w:id="833" w:author="Jonathan David Delgado Chavarria" w:date="2026-09-24T20:33:00Z">
              <w:r>
                <w:t>Selección de categoría junto con búsqueda</w:t>
              </w:r>
            </w:ins>
          </w:p>
        </w:tc>
      </w:tr>
      <w:tr w:rsidR="004A7EA1" w14:paraId="31FE1757" w14:textId="77777777" w:rsidTr="009D7519">
        <w:trPr>
          <w:ins w:id="834" w:author="Jonathan David Delgado Chavarria" w:date="2026-09-24T20:33:00Z"/>
        </w:trPr>
        <w:tc>
          <w:tcPr>
            <w:tcW w:w="1278" w:type="dxa"/>
            <w:vAlign w:val="center"/>
          </w:tcPr>
          <w:p w14:paraId="717A89A1" w14:textId="1D4B9D40" w:rsidR="004A7EA1" w:rsidRDefault="004A7EA1">
            <w:pPr>
              <w:jc w:val="both"/>
              <w:rPr>
                <w:ins w:id="835" w:author="Jonathan David Delgado Chavarria" w:date="2026-09-24T20:33:00Z"/>
              </w:rPr>
              <w:pPrChange w:id="836" w:author="Jonathan David Delgado Chavarria" w:date="2026-09-24T20:47:00Z">
                <w:pPr/>
              </w:pPrChange>
            </w:pPr>
            <w:ins w:id="837" w:author="Jonathan David Delgado Chavarria" w:date="2026-09-24T20:46:00Z">
              <w:r>
                <w:t>16/09/2026</w:t>
              </w:r>
            </w:ins>
          </w:p>
        </w:tc>
        <w:tc>
          <w:tcPr>
            <w:tcW w:w="721" w:type="dxa"/>
            <w:vAlign w:val="center"/>
          </w:tcPr>
          <w:p w14:paraId="04FEEC70" w14:textId="78DC50E0" w:rsidR="004A7EA1" w:rsidRDefault="004A7EA1">
            <w:pPr>
              <w:jc w:val="both"/>
              <w:rPr>
                <w:ins w:id="838" w:author="Jonathan David Delgado Chavarria" w:date="2026-09-24T20:33:00Z"/>
              </w:rPr>
              <w:pPrChange w:id="839" w:author="Jonathan David Delgado Chavarria" w:date="2026-09-24T20:47:00Z">
                <w:pPr/>
              </w:pPrChange>
            </w:pPr>
            <w:ins w:id="840" w:author="Jonathan David Delgado Chavarria" w:date="2026-09-24T20:46:00Z">
              <w:r>
                <w:t>15:00</w:t>
              </w:r>
            </w:ins>
          </w:p>
        </w:tc>
        <w:tc>
          <w:tcPr>
            <w:tcW w:w="819" w:type="dxa"/>
            <w:vAlign w:val="center"/>
          </w:tcPr>
          <w:p w14:paraId="42C13D69" w14:textId="37179D28" w:rsidR="004A7EA1" w:rsidRDefault="004A7EA1">
            <w:pPr>
              <w:jc w:val="both"/>
              <w:rPr>
                <w:ins w:id="841" w:author="Jonathan David Delgado Chavarria" w:date="2026-09-24T20:33:00Z"/>
              </w:rPr>
              <w:pPrChange w:id="842" w:author="Jonathan David Delgado Chavarria" w:date="2026-09-24T20:47:00Z">
                <w:pPr/>
              </w:pPrChange>
            </w:pPr>
            <w:ins w:id="843" w:author="Jonathan David Delgado Chavarria" w:date="2026-09-24T20:46:00Z">
              <w:r>
                <w:t>16:10</w:t>
              </w:r>
            </w:ins>
          </w:p>
        </w:tc>
        <w:tc>
          <w:tcPr>
            <w:tcW w:w="1526" w:type="dxa"/>
            <w:vAlign w:val="center"/>
          </w:tcPr>
          <w:p w14:paraId="0A5DABE1" w14:textId="1FF4E412" w:rsidR="004A7EA1" w:rsidRDefault="004A7EA1">
            <w:pPr>
              <w:jc w:val="both"/>
              <w:rPr>
                <w:ins w:id="844" w:author="Jonathan David Delgado Chavarria" w:date="2026-09-24T20:33:00Z"/>
              </w:rPr>
              <w:pPrChange w:id="845" w:author="Jonathan David Delgado Chavarria" w:date="2026-09-24T20:47:00Z">
                <w:pPr/>
              </w:pPrChange>
            </w:pPr>
            <w:ins w:id="846" w:author="Jonathan David Delgado Chavarria" w:date="2026-09-24T20:46:00Z">
              <w:r>
                <w:t>10</w:t>
              </w:r>
            </w:ins>
          </w:p>
        </w:tc>
        <w:tc>
          <w:tcPr>
            <w:tcW w:w="1315" w:type="dxa"/>
            <w:vAlign w:val="center"/>
          </w:tcPr>
          <w:p w14:paraId="46979C32" w14:textId="10DE4688" w:rsidR="004A7EA1" w:rsidRDefault="004A7EA1">
            <w:pPr>
              <w:jc w:val="both"/>
              <w:rPr>
                <w:ins w:id="847" w:author="Jonathan David Delgado Chavarria" w:date="2026-09-24T20:33:00Z"/>
              </w:rPr>
              <w:pPrChange w:id="848" w:author="Jonathan David Delgado Chavarria" w:date="2026-09-24T20:47:00Z">
                <w:pPr/>
              </w:pPrChange>
            </w:pPr>
            <w:ins w:id="849" w:author="Jonathan David Delgado Chavarria" w:date="2026-09-24T20:46:00Z">
              <w:r>
                <w:t>60</w:t>
              </w:r>
            </w:ins>
          </w:p>
        </w:tc>
        <w:tc>
          <w:tcPr>
            <w:tcW w:w="1875" w:type="dxa"/>
            <w:vAlign w:val="center"/>
          </w:tcPr>
          <w:p w14:paraId="4150129D" w14:textId="3A448787" w:rsidR="004A7EA1" w:rsidRDefault="004A7EA1">
            <w:pPr>
              <w:jc w:val="both"/>
              <w:rPr>
                <w:ins w:id="850" w:author="Jonathan David Delgado Chavarria" w:date="2026-09-24T20:33:00Z"/>
              </w:rPr>
              <w:pPrChange w:id="851" w:author="Jonathan David Delgado Chavarria" w:date="2026-09-24T20:47:00Z">
                <w:pPr/>
              </w:pPrChange>
            </w:pPr>
            <w:ins w:id="852" w:author="Jonathan David Delgado Chavarria" w:date="2026-09-24T20:46:00Z">
              <w:r>
                <w:t>T06 Probar filtro</w:t>
              </w:r>
            </w:ins>
          </w:p>
        </w:tc>
        <w:tc>
          <w:tcPr>
            <w:tcW w:w="2563" w:type="dxa"/>
            <w:vAlign w:val="center"/>
          </w:tcPr>
          <w:p w14:paraId="37E6F2D1" w14:textId="721021C1" w:rsidR="004A7EA1" w:rsidRDefault="004A7EA1">
            <w:pPr>
              <w:jc w:val="both"/>
              <w:rPr>
                <w:ins w:id="853" w:author="Jonathan David Delgado Chavarria" w:date="2026-09-24T20:33:00Z"/>
              </w:rPr>
              <w:pPrChange w:id="854" w:author="Jonathan David Delgado Chavarria" w:date="2026-09-24T20:47:00Z">
                <w:pPr/>
              </w:pPrChange>
            </w:pPr>
            <w:ins w:id="855" w:author="Jonathan David Delgado Chavarria" w:date="2026-09-24T20:46:00Z">
              <w:r>
                <w:t>Pruebas de Todas, categorías y sin resultados</w:t>
              </w:r>
            </w:ins>
          </w:p>
        </w:tc>
      </w:tr>
      <w:tr w:rsidR="004A7EA1" w14:paraId="2CA797F6" w14:textId="77777777" w:rsidTr="009D7519">
        <w:trPr>
          <w:ins w:id="856" w:author="Jonathan David Delgado Chavarria" w:date="2026-09-24T20:46:00Z"/>
        </w:trPr>
        <w:tc>
          <w:tcPr>
            <w:tcW w:w="1278" w:type="dxa"/>
            <w:vAlign w:val="center"/>
          </w:tcPr>
          <w:p w14:paraId="4B7B5F74" w14:textId="16ECD185" w:rsidR="004A7EA1" w:rsidRDefault="004A7EA1">
            <w:pPr>
              <w:jc w:val="both"/>
              <w:rPr>
                <w:ins w:id="857" w:author="Jonathan David Delgado Chavarria" w:date="2026-09-24T20:46:00Z"/>
              </w:rPr>
              <w:pPrChange w:id="858" w:author="Jonathan David Delgado Chavarria" w:date="2026-09-24T20:47:00Z">
                <w:pPr/>
              </w:pPrChange>
            </w:pPr>
            <w:ins w:id="859" w:author="Jonathan David Delgado Chavarria" w:date="2026-09-24T20:47:00Z">
              <w:r>
                <w:t>20/09/2026</w:t>
              </w:r>
            </w:ins>
          </w:p>
        </w:tc>
        <w:tc>
          <w:tcPr>
            <w:tcW w:w="721" w:type="dxa"/>
            <w:vAlign w:val="center"/>
          </w:tcPr>
          <w:p w14:paraId="5709CB44" w14:textId="162E8F9F" w:rsidR="004A7EA1" w:rsidRDefault="004A7EA1">
            <w:pPr>
              <w:jc w:val="both"/>
              <w:rPr>
                <w:ins w:id="860" w:author="Jonathan David Delgado Chavarria" w:date="2026-09-24T20:46:00Z"/>
              </w:rPr>
              <w:pPrChange w:id="861" w:author="Jonathan David Delgado Chavarria" w:date="2026-09-24T20:47:00Z">
                <w:pPr/>
              </w:pPrChange>
            </w:pPr>
            <w:ins w:id="862" w:author="Jonathan David Delgado Chavarria" w:date="2026-09-24T20:47:00Z">
              <w:r>
                <w:t>14:00</w:t>
              </w:r>
            </w:ins>
          </w:p>
        </w:tc>
        <w:tc>
          <w:tcPr>
            <w:tcW w:w="819" w:type="dxa"/>
            <w:vAlign w:val="center"/>
          </w:tcPr>
          <w:p w14:paraId="2DC7DFA6" w14:textId="13487200" w:rsidR="004A7EA1" w:rsidRDefault="004A7EA1">
            <w:pPr>
              <w:jc w:val="both"/>
              <w:rPr>
                <w:ins w:id="863" w:author="Jonathan David Delgado Chavarria" w:date="2026-09-24T20:46:00Z"/>
              </w:rPr>
              <w:pPrChange w:id="864" w:author="Jonathan David Delgado Chavarria" w:date="2026-09-24T20:47:00Z">
                <w:pPr/>
              </w:pPrChange>
            </w:pPr>
            <w:ins w:id="865" w:author="Jonathan David Delgado Chavarria" w:date="2026-09-24T20:47:00Z">
              <w:r>
                <w:t>15:40</w:t>
              </w:r>
            </w:ins>
          </w:p>
        </w:tc>
        <w:tc>
          <w:tcPr>
            <w:tcW w:w="1526" w:type="dxa"/>
            <w:vAlign w:val="center"/>
          </w:tcPr>
          <w:p w14:paraId="67DBA504" w14:textId="5D4A160E" w:rsidR="004A7EA1" w:rsidRDefault="004A7EA1">
            <w:pPr>
              <w:jc w:val="both"/>
              <w:rPr>
                <w:ins w:id="866" w:author="Jonathan David Delgado Chavarria" w:date="2026-09-24T20:46:00Z"/>
              </w:rPr>
              <w:pPrChange w:id="867" w:author="Jonathan David Delgado Chavarria" w:date="2026-09-24T20:47:00Z">
                <w:pPr/>
              </w:pPrChange>
            </w:pPr>
            <w:ins w:id="868" w:author="Jonathan David Delgado Chavarria" w:date="2026-09-24T20:47:00Z">
              <w:r>
                <w:t>10</w:t>
              </w:r>
            </w:ins>
          </w:p>
        </w:tc>
        <w:tc>
          <w:tcPr>
            <w:tcW w:w="1315" w:type="dxa"/>
            <w:vAlign w:val="center"/>
          </w:tcPr>
          <w:p w14:paraId="70566FC1" w14:textId="7E3D0FCB" w:rsidR="004A7EA1" w:rsidRDefault="004A7EA1">
            <w:pPr>
              <w:jc w:val="both"/>
              <w:rPr>
                <w:ins w:id="869" w:author="Jonathan David Delgado Chavarria" w:date="2026-09-24T20:46:00Z"/>
              </w:rPr>
              <w:pPrChange w:id="870" w:author="Jonathan David Delgado Chavarria" w:date="2026-09-24T20:47:00Z">
                <w:pPr/>
              </w:pPrChange>
            </w:pPr>
            <w:ins w:id="871" w:author="Jonathan David Delgado Chavarria" w:date="2026-09-24T20:47:00Z">
              <w:r>
                <w:t>90</w:t>
              </w:r>
            </w:ins>
          </w:p>
        </w:tc>
        <w:tc>
          <w:tcPr>
            <w:tcW w:w="1875" w:type="dxa"/>
            <w:vAlign w:val="center"/>
          </w:tcPr>
          <w:p w14:paraId="3F0A2F22" w14:textId="0793D07E" w:rsidR="004A7EA1" w:rsidRDefault="004A7EA1">
            <w:pPr>
              <w:jc w:val="both"/>
              <w:rPr>
                <w:ins w:id="872" w:author="Jonathan David Delgado Chavarria" w:date="2026-09-24T20:46:00Z"/>
              </w:rPr>
              <w:pPrChange w:id="873" w:author="Jonathan David Delgado Chavarria" w:date="2026-09-24T20:47:00Z">
                <w:pPr/>
              </w:pPrChange>
            </w:pPr>
            <w:ins w:id="874" w:author="Jonathan David Delgado Chavarria" w:date="2026-09-24T20:47:00Z">
              <w:r>
                <w:t>T15 Integración</w:t>
              </w:r>
            </w:ins>
          </w:p>
        </w:tc>
        <w:tc>
          <w:tcPr>
            <w:tcW w:w="2563" w:type="dxa"/>
            <w:vAlign w:val="center"/>
          </w:tcPr>
          <w:p w14:paraId="04BEF41C" w14:textId="4CB21B0F" w:rsidR="004A7EA1" w:rsidRDefault="004A7EA1">
            <w:pPr>
              <w:jc w:val="both"/>
              <w:rPr>
                <w:ins w:id="875" w:author="Jonathan David Delgado Chavarria" w:date="2026-09-24T20:46:00Z"/>
              </w:rPr>
              <w:pPrChange w:id="876" w:author="Jonathan David Delgado Chavarria" w:date="2026-09-24T20:47:00Z">
                <w:pPr/>
              </w:pPrChange>
            </w:pPr>
            <w:ins w:id="877" w:author="Jonathan David Delgado Chavarria" w:date="2026-09-24T20:47:00Z">
              <w:r>
                <w:t xml:space="preserve">Comprobar </w:t>
              </w:r>
              <w:proofErr w:type="spellStart"/>
              <w:r>
                <w:t>src</w:t>
              </w:r>
              <w:proofErr w:type="spellEnd"/>
              <w:r>
                <w:t xml:space="preserve">, </w:t>
              </w:r>
              <w:proofErr w:type="spellStart"/>
              <w:r>
                <w:t>bin</w:t>
              </w:r>
              <w:proofErr w:type="spellEnd"/>
              <w:r>
                <w:t xml:space="preserve"> y ejecución en equipo</w:t>
              </w:r>
            </w:ins>
          </w:p>
        </w:tc>
      </w:tr>
      <w:tr w:rsidR="004A7EA1" w14:paraId="541E6184" w14:textId="77777777" w:rsidTr="009D7519">
        <w:trPr>
          <w:ins w:id="878" w:author="Jonathan David Delgado Chavarria" w:date="2026-09-24T20:47:00Z"/>
        </w:trPr>
        <w:tc>
          <w:tcPr>
            <w:tcW w:w="1278" w:type="dxa"/>
            <w:vAlign w:val="center"/>
          </w:tcPr>
          <w:p w14:paraId="3EB46D5F" w14:textId="3BEE9CFA" w:rsidR="004A7EA1" w:rsidRDefault="004A7EA1">
            <w:pPr>
              <w:jc w:val="both"/>
              <w:rPr>
                <w:ins w:id="879" w:author="Jonathan David Delgado Chavarria" w:date="2026-09-24T20:47:00Z"/>
              </w:rPr>
              <w:pPrChange w:id="880" w:author="Jonathan David Delgado Chavarria" w:date="2026-09-24T20:47:00Z">
                <w:pPr/>
              </w:pPrChange>
            </w:pPr>
            <w:ins w:id="881" w:author="Jonathan David Delgado Chavarria" w:date="2026-09-24T20:47:00Z">
              <w:r>
                <w:t>23/09/2026</w:t>
              </w:r>
            </w:ins>
          </w:p>
        </w:tc>
        <w:tc>
          <w:tcPr>
            <w:tcW w:w="721" w:type="dxa"/>
            <w:vAlign w:val="center"/>
          </w:tcPr>
          <w:p w14:paraId="2AD4BBA4" w14:textId="4C08E428" w:rsidR="004A7EA1" w:rsidRDefault="004A7EA1">
            <w:pPr>
              <w:jc w:val="both"/>
              <w:rPr>
                <w:ins w:id="882" w:author="Jonathan David Delgado Chavarria" w:date="2026-09-24T20:47:00Z"/>
              </w:rPr>
              <w:pPrChange w:id="883" w:author="Jonathan David Delgado Chavarria" w:date="2026-09-24T20:47:00Z">
                <w:pPr/>
              </w:pPrChange>
            </w:pPr>
            <w:ins w:id="884" w:author="Jonathan David Delgado Chavarria" w:date="2026-09-24T20:47:00Z">
              <w:r>
                <w:t>16:00</w:t>
              </w:r>
            </w:ins>
          </w:p>
        </w:tc>
        <w:tc>
          <w:tcPr>
            <w:tcW w:w="819" w:type="dxa"/>
            <w:vAlign w:val="center"/>
          </w:tcPr>
          <w:p w14:paraId="3E2F4C28" w14:textId="0C25BB5C" w:rsidR="004A7EA1" w:rsidRDefault="004A7EA1">
            <w:pPr>
              <w:jc w:val="both"/>
              <w:rPr>
                <w:ins w:id="885" w:author="Jonathan David Delgado Chavarria" w:date="2026-09-24T20:47:00Z"/>
              </w:rPr>
              <w:pPrChange w:id="886" w:author="Jonathan David Delgado Chavarria" w:date="2026-09-24T20:47:00Z">
                <w:pPr/>
              </w:pPrChange>
            </w:pPr>
            <w:ins w:id="887" w:author="Jonathan David Delgado Chavarria" w:date="2026-09-24T20:47:00Z">
              <w:r>
                <w:t>17:00</w:t>
              </w:r>
            </w:ins>
          </w:p>
        </w:tc>
        <w:tc>
          <w:tcPr>
            <w:tcW w:w="1526" w:type="dxa"/>
            <w:vAlign w:val="center"/>
          </w:tcPr>
          <w:p w14:paraId="3789829C" w14:textId="1E917052" w:rsidR="004A7EA1" w:rsidRDefault="004A7EA1">
            <w:pPr>
              <w:jc w:val="both"/>
              <w:rPr>
                <w:ins w:id="888" w:author="Jonathan David Delgado Chavarria" w:date="2026-09-24T20:47:00Z"/>
              </w:rPr>
              <w:pPrChange w:id="889" w:author="Jonathan David Delgado Chavarria" w:date="2026-09-24T20:47:00Z">
                <w:pPr/>
              </w:pPrChange>
            </w:pPr>
            <w:ins w:id="890" w:author="Jonathan David Delgado Chavarria" w:date="2026-09-24T20:47:00Z">
              <w:r>
                <w:t>0</w:t>
              </w:r>
            </w:ins>
          </w:p>
        </w:tc>
        <w:tc>
          <w:tcPr>
            <w:tcW w:w="1315" w:type="dxa"/>
            <w:vAlign w:val="center"/>
          </w:tcPr>
          <w:p w14:paraId="3164599D" w14:textId="4C8EC099" w:rsidR="004A7EA1" w:rsidRDefault="004A7EA1">
            <w:pPr>
              <w:jc w:val="both"/>
              <w:rPr>
                <w:ins w:id="891" w:author="Jonathan David Delgado Chavarria" w:date="2026-09-24T20:47:00Z"/>
              </w:rPr>
              <w:pPrChange w:id="892" w:author="Jonathan David Delgado Chavarria" w:date="2026-09-24T20:47:00Z">
                <w:pPr/>
              </w:pPrChange>
            </w:pPr>
            <w:ins w:id="893" w:author="Jonathan David Delgado Chavarria" w:date="2026-09-24T20:47:00Z">
              <w:r>
                <w:t>60</w:t>
              </w:r>
            </w:ins>
          </w:p>
        </w:tc>
        <w:tc>
          <w:tcPr>
            <w:tcW w:w="1875" w:type="dxa"/>
            <w:vAlign w:val="center"/>
          </w:tcPr>
          <w:p w14:paraId="71CEA5B0" w14:textId="1B7F7A03" w:rsidR="004A7EA1" w:rsidRDefault="004A7EA1">
            <w:pPr>
              <w:jc w:val="both"/>
              <w:rPr>
                <w:ins w:id="894" w:author="Jonathan David Delgado Chavarria" w:date="2026-09-24T20:47:00Z"/>
              </w:rPr>
              <w:pPrChange w:id="895" w:author="Jonathan David Delgado Chavarria" w:date="2026-09-24T20:47:00Z">
                <w:pPr/>
              </w:pPrChange>
            </w:pPr>
            <w:ins w:id="896" w:author="Jonathan David Delgado Chavarria" w:date="2026-09-24T20:47:00Z">
              <w:r>
                <w:t>T17/T18 Ajustes y documento</w:t>
              </w:r>
            </w:ins>
          </w:p>
        </w:tc>
        <w:tc>
          <w:tcPr>
            <w:tcW w:w="2563" w:type="dxa"/>
            <w:vAlign w:val="center"/>
          </w:tcPr>
          <w:p w14:paraId="1FB73FFC" w14:textId="0478830F" w:rsidR="004A7EA1" w:rsidRDefault="004A7EA1">
            <w:pPr>
              <w:jc w:val="both"/>
              <w:rPr>
                <w:ins w:id="897" w:author="Jonathan David Delgado Chavarria" w:date="2026-09-24T20:47:00Z"/>
              </w:rPr>
              <w:pPrChange w:id="898" w:author="Jonathan David Delgado Chavarria" w:date="2026-09-24T20:47:00Z">
                <w:pPr/>
              </w:pPrChange>
            </w:pPr>
            <w:ins w:id="899" w:author="Jonathan David Delgado Chavarria" w:date="2026-09-24T20:47:00Z">
              <w:r>
                <w:t>Ajustes y registro de tiempos</w:t>
              </w:r>
            </w:ins>
          </w:p>
        </w:tc>
      </w:tr>
    </w:tbl>
    <w:p w14:paraId="77E2C3C8" w14:textId="77777777" w:rsidR="00C54654" w:rsidRDefault="00C54654">
      <w:pPr>
        <w:rPr>
          <w:ins w:id="900" w:author="Jonathan David Delgado Chavarria" w:date="2026-09-24T20:19:00Z"/>
        </w:rPr>
        <w:pPrChange w:id="901" w:author="Jonathan David Delgado Chavarria" w:date="2026-09-24T20:20:00Z">
          <w:pPr>
            <w:pStyle w:val="Ttulo2"/>
          </w:pPr>
        </w:pPrChange>
      </w:pPr>
    </w:p>
    <w:p w14:paraId="474BD9C6" w14:textId="7A17A35B" w:rsidR="000765B3" w:rsidRDefault="000765B3" w:rsidP="000765B3">
      <w:pPr>
        <w:pStyle w:val="Ttulo2"/>
        <w:rPr>
          <w:ins w:id="902" w:author="DE LEON DE LEON, ROGELIO AUGUSTO" w:date="2026-09-24T18:50:00Z"/>
        </w:rPr>
      </w:pPr>
      <w:ins w:id="903" w:author="DE LEON DE LEON, ROGELIO AUGUSTO" w:date="2026-09-24T18:50:00Z">
        <w:r>
          <w:t>Rogelio De León</w:t>
        </w:r>
      </w:ins>
    </w:p>
    <w:p w14:paraId="43EE6A6E" w14:textId="77777777" w:rsidR="000765B3" w:rsidRDefault="000765B3" w:rsidP="000765B3">
      <w:pPr>
        <w:rPr>
          <w:ins w:id="904" w:author="DE LEON DE LEON, ROGELIO AUGUSTO" w:date="2026-09-24T18:50:00Z"/>
        </w:rPr>
      </w:pPr>
      <w:ins w:id="905" w:author="DE LEON DE LEON, ROGELIO AUGUSTO" w:date="2026-09-24T18:50:00Z">
        <w:r>
          <w:t>Carné: 262024</w:t>
        </w:r>
      </w:ins>
    </w:p>
    <w:tbl>
      <w:tblPr>
        <w:tblW w:w="0" w:type="auto"/>
        <w:jc w:val="center"/>
        <w:tblLayout w:type="fixed"/>
        <w:tblLook w:val="04A0" w:firstRow="1" w:lastRow="0" w:firstColumn="1" w:lastColumn="0" w:noHBand="0" w:noVBand="1"/>
      </w:tblPr>
      <w:tblGrid>
        <w:gridCol w:w="1276"/>
        <w:gridCol w:w="792"/>
        <w:gridCol w:w="792"/>
        <w:gridCol w:w="1152"/>
        <w:gridCol w:w="1152"/>
        <w:gridCol w:w="2232"/>
        <w:gridCol w:w="2808"/>
      </w:tblGrid>
      <w:tr w:rsidR="000765B3" w14:paraId="10DCAE11" w14:textId="77777777" w:rsidTr="004B51D6">
        <w:trPr>
          <w:cantSplit/>
          <w:tblHeader/>
          <w:jc w:val="center"/>
          <w:ins w:id="906" w:author="DE LEON DE LEON, ROGELIO AUGUSTO" w:date="2026-09-24T18:50:00Z"/>
        </w:trPr>
        <w:tc>
          <w:tcPr>
            <w:tcW w:w="127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2C75CE36" w14:textId="77777777" w:rsidR="000765B3" w:rsidRDefault="000765B3" w:rsidP="004B51D6">
            <w:pPr>
              <w:spacing w:before="20" w:after="20" w:line="245" w:lineRule="auto"/>
              <w:rPr>
                <w:ins w:id="907" w:author="DE LEON DE LEON, ROGELIO AUGUSTO" w:date="2026-09-24T18:50:00Z"/>
              </w:rPr>
            </w:pPr>
            <w:ins w:id="908" w:author="DE LEON DE LEON, ROGELIO AUGUSTO" w:date="2026-09-24T18:50:00Z">
              <w:r>
                <w:rPr>
                  <w:b/>
                  <w:sz w:val="18"/>
                </w:rPr>
                <w:t>Fecha</w:t>
              </w:r>
            </w:ins>
          </w:p>
        </w:tc>
        <w:tc>
          <w:tcPr>
            <w:tcW w:w="79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E74B5B3" w14:textId="77777777" w:rsidR="000765B3" w:rsidRDefault="000765B3" w:rsidP="004B51D6">
            <w:pPr>
              <w:spacing w:before="20" w:after="20" w:line="245" w:lineRule="auto"/>
              <w:rPr>
                <w:ins w:id="909" w:author="DE LEON DE LEON, ROGELIO AUGUSTO" w:date="2026-09-24T18:50:00Z"/>
              </w:rPr>
            </w:pPr>
            <w:ins w:id="910" w:author="DE LEON DE LEON, ROGELIO AUGUSTO" w:date="2026-09-24T18:50:00Z">
              <w:r>
                <w:rPr>
                  <w:b/>
                  <w:sz w:val="18"/>
                </w:rPr>
                <w:t>Inicio</w:t>
              </w:r>
            </w:ins>
          </w:p>
        </w:tc>
        <w:tc>
          <w:tcPr>
            <w:tcW w:w="79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E6B63D4" w14:textId="77777777" w:rsidR="000765B3" w:rsidRDefault="000765B3" w:rsidP="004B51D6">
            <w:pPr>
              <w:spacing w:before="20" w:after="20" w:line="245" w:lineRule="auto"/>
              <w:rPr>
                <w:ins w:id="911" w:author="DE LEON DE LEON, ROGELIO AUGUSTO" w:date="2026-09-24T18:50:00Z"/>
              </w:rPr>
            </w:pPr>
            <w:ins w:id="912" w:author="DE LEON DE LEON, ROGELIO AUGUSTO" w:date="2026-09-24T18:50:00Z">
              <w:r>
                <w:rPr>
                  <w:b/>
                  <w:sz w:val="18"/>
                </w:rPr>
                <w:t>Fin</w:t>
              </w:r>
            </w:ins>
          </w:p>
        </w:tc>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8E180A7" w14:textId="77777777" w:rsidR="000765B3" w:rsidRDefault="000765B3" w:rsidP="004B51D6">
            <w:pPr>
              <w:spacing w:before="20" w:after="20" w:line="245" w:lineRule="auto"/>
              <w:rPr>
                <w:ins w:id="913" w:author="DE LEON DE LEON, ROGELIO AUGUSTO" w:date="2026-09-24T18:50:00Z"/>
              </w:rPr>
            </w:pPr>
            <w:ins w:id="914" w:author="DE LEON DE LEON, ROGELIO AUGUSTO" w:date="2026-09-24T18:50:00Z">
              <w:r>
                <w:rPr>
                  <w:b/>
                  <w:sz w:val="18"/>
                </w:rPr>
                <w:t>Interrupción</w:t>
              </w:r>
              <w:r>
                <w:rPr>
                  <w:b/>
                  <w:sz w:val="18"/>
                </w:rPr>
                <w:br/>
                <w:t>min</w:t>
              </w:r>
            </w:ins>
          </w:p>
        </w:tc>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E1148D5" w14:textId="77777777" w:rsidR="000765B3" w:rsidRDefault="000765B3" w:rsidP="004B51D6">
            <w:pPr>
              <w:spacing w:before="20" w:after="20" w:line="245" w:lineRule="auto"/>
              <w:rPr>
                <w:ins w:id="915" w:author="DE LEON DE LEON, ROGELIO AUGUSTO" w:date="2026-09-24T18:50:00Z"/>
              </w:rPr>
            </w:pPr>
            <w:ins w:id="916" w:author="DE LEON DE LEON, ROGELIO AUGUSTO" w:date="2026-09-24T18:50:00Z">
              <w:r>
                <w:rPr>
                  <w:b/>
                  <w:sz w:val="18"/>
                </w:rPr>
                <w:t>Tiempo real</w:t>
              </w:r>
              <w:r>
                <w:rPr>
                  <w:b/>
                  <w:sz w:val="18"/>
                </w:rPr>
                <w:br/>
                <w:t>min</w:t>
              </w:r>
            </w:ins>
          </w:p>
        </w:tc>
        <w:tc>
          <w:tcPr>
            <w:tcW w:w="22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823D5C5" w14:textId="77777777" w:rsidR="000765B3" w:rsidRDefault="000765B3" w:rsidP="004B51D6">
            <w:pPr>
              <w:spacing w:before="20" w:after="20" w:line="245" w:lineRule="auto"/>
              <w:rPr>
                <w:ins w:id="917" w:author="DE LEON DE LEON, ROGELIO AUGUSTO" w:date="2026-09-24T18:50:00Z"/>
              </w:rPr>
            </w:pPr>
            <w:ins w:id="918" w:author="DE LEON DE LEON, ROGELIO AUGUSTO" w:date="2026-09-24T18:50:00Z">
              <w:r>
                <w:rPr>
                  <w:b/>
                  <w:sz w:val="18"/>
                </w:rPr>
                <w:t>Tarea</w:t>
              </w:r>
            </w:ins>
          </w:p>
        </w:tc>
        <w:tc>
          <w:tcPr>
            <w:tcW w:w="280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1CC977F" w14:textId="77777777" w:rsidR="000765B3" w:rsidRDefault="000765B3" w:rsidP="004B51D6">
            <w:pPr>
              <w:spacing w:before="20" w:after="20" w:line="245" w:lineRule="auto"/>
              <w:rPr>
                <w:ins w:id="919" w:author="DE LEON DE LEON, ROGELIO AUGUSTO" w:date="2026-09-24T18:50:00Z"/>
              </w:rPr>
            </w:pPr>
            <w:ins w:id="920" w:author="DE LEON DE LEON, ROGELIO AUGUSTO" w:date="2026-09-24T18:50:00Z">
              <w:r>
                <w:rPr>
                  <w:b/>
                  <w:sz w:val="18"/>
                </w:rPr>
                <w:t>Comentarios</w:t>
              </w:r>
            </w:ins>
          </w:p>
        </w:tc>
      </w:tr>
      <w:tr w:rsidR="000765B3" w14:paraId="61D071B2" w14:textId="77777777" w:rsidTr="004B51D6">
        <w:trPr>
          <w:cantSplit/>
          <w:trHeight w:val="547"/>
          <w:jc w:val="center"/>
          <w:ins w:id="921" w:author="DE LEON DE LEON, ROGELIO AUGUSTO" w:date="2026-09-24T18:50:00Z"/>
        </w:trPr>
        <w:tc>
          <w:tcPr>
            <w:tcW w:w="12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0E8E39" w14:textId="77777777" w:rsidR="000765B3" w:rsidRDefault="000765B3" w:rsidP="004B51D6">
            <w:pPr>
              <w:rPr>
                <w:ins w:id="922" w:author="DE LEON DE LEON, ROGELIO AUGUSTO" w:date="2026-09-24T18:50:00Z"/>
              </w:rPr>
            </w:pPr>
            <w:ins w:id="923" w:author="DE LEON DE LEON, ROGELIO AUGUSTO" w:date="2026-09-24T18:50:00Z">
              <w:r>
                <w:t>08/09/2026</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732EEC" w14:textId="77777777" w:rsidR="000765B3" w:rsidRDefault="000765B3" w:rsidP="004B51D6">
            <w:pPr>
              <w:rPr>
                <w:ins w:id="924" w:author="DE LEON DE LEON, ROGELIO AUGUSTO" w:date="2026-09-24T18:50:00Z"/>
              </w:rPr>
            </w:pPr>
            <w:ins w:id="925" w:author="DE LEON DE LEON, ROGELIO AUGUSTO" w:date="2026-09-24T18:50:00Z">
              <w:r>
                <w:t>14:30</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DBE449" w14:textId="77777777" w:rsidR="000765B3" w:rsidRDefault="000765B3" w:rsidP="004B51D6">
            <w:pPr>
              <w:rPr>
                <w:ins w:id="926" w:author="DE LEON DE LEON, ROGELIO AUGUSTO" w:date="2026-09-24T18:50:00Z"/>
              </w:rPr>
            </w:pPr>
            <w:ins w:id="927" w:author="DE LEON DE LEON, ROGELIO AUGUSTO" w:date="2026-09-24T18:50:00Z">
              <w:r>
                <w:t>15:45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D1821D" w14:textId="77777777" w:rsidR="000765B3" w:rsidRDefault="000765B3" w:rsidP="004B51D6">
            <w:pPr>
              <w:rPr>
                <w:ins w:id="928" w:author="DE LEON DE LEON, ROGELIO AUGUSTO" w:date="2026-09-24T18:50:00Z"/>
              </w:rPr>
            </w:pPr>
            <w:ins w:id="929" w:author="DE LEON DE LEON, ROGELIO AUGUSTO" w:date="2026-09-24T18:50:00Z">
              <w:r>
                <w:t>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7951DA" w14:textId="77777777" w:rsidR="000765B3" w:rsidRDefault="000765B3" w:rsidP="004B51D6">
            <w:pPr>
              <w:rPr>
                <w:ins w:id="930" w:author="DE LEON DE LEON, ROGELIO AUGUSTO" w:date="2026-09-24T18:50:00Z"/>
              </w:rPr>
            </w:pPr>
            <w:ins w:id="931" w:author="DE LEON DE LEON, ROGELIO AUGUSTO" w:date="2026-09-24T18:50:00Z">
              <w:r>
                <w:t>60</w:t>
              </w:r>
            </w:ins>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45DE53" w14:textId="77777777" w:rsidR="000765B3" w:rsidRDefault="000765B3" w:rsidP="004B51D6">
            <w:pPr>
              <w:rPr>
                <w:ins w:id="932" w:author="DE LEON DE LEON, ROGELIO AUGUSTO" w:date="2026-09-24T18:50:00Z"/>
              </w:rPr>
            </w:pPr>
            <w:ins w:id="933" w:author="DE LEON DE LEON, ROGELIO AUGUSTO" w:date="2026-09-24T18:50:00Z">
              <w:r>
                <w:t>T07 Diseñar publicación</w:t>
              </w:r>
            </w:ins>
          </w:p>
        </w:tc>
        <w:tc>
          <w:tcPr>
            <w:tcW w:w="28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6F16F5" w14:textId="77777777" w:rsidR="000765B3" w:rsidRDefault="000765B3" w:rsidP="004B51D6">
            <w:pPr>
              <w:rPr>
                <w:ins w:id="934" w:author="DE LEON DE LEON, ROGELIO AUGUSTO" w:date="2026-09-24T18:50:00Z"/>
              </w:rPr>
            </w:pPr>
            <w:ins w:id="935" w:author="DE LEON DE LEON, ROGELIO AUGUSTO" w:date="2026-09-24T18:50:00Z">
              <w:r>
                <w:t>Campos del anuncio y permisos del líder</w:t>
              </w:r>
            </w:ins>
          </w:p>
        </w:tc>
      </w:tr>
      <w:tr w:rsidR="000765B3" w14:paraId="36A9AAFD" w14:textId="77777777" w:rsidTr="004B51D6">
        <w:trPr>
          <w:cantSplit/>
          <w:trHeight w:val="547"/>
          <w:jc w:val="center"/>
          <w:ins w:id="936" w:author="DE LEON DE LEON, ROGELIO AUGUSTO" w:date="2026-09-24T18:50:00Z"/>
        </w:trPr>
        <w:tc>
          <w:tcPr>
            <w:tcW w:w="12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A69874" w14:textId="77777777" w:rsidR="000765B3" w:rsidRDefault="000765B3" w:rsidP="004B51D6">
            <w:pPr>
              <w:rPr>
                <w:ins w:id="937" w:author="DE LEON DE LEON, ROGELIO AUGUSTO" w:date="2026-09-24T18:50:00Z"/>
              </w:rPr>
            </w:pPr>
            <w:ins w:id="938" w:author="DE LEON DE LEON, ROGELIO AUGUSTO" w:date="2026-09-24T18:50:00Z">
              <w:r>
                <w:t>11/09/2026</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334500" w14:textId="77777777" w:rsidR="000765B3" w:rsidRDefault="000765B3" w:rsidP="004B51D6">
            <w:pPr>
              <w:rPr>
                <w:ins w:id="939" w:author="DE LEON DE LEON, ROGELIO AUGUSTO" w:date="2026-09-24T18:50:00Z"/>
              </w:rPr>
            </w:pPr>
            <w:ins w:id="940" w:author="DE LEON DE LEON, ROGELIO AUGUSTO" w:date="2026-09-24T18:50:00Z">
              <w:r>
                <w:t>15:00</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EAE6F2" w14:textId="77777777" w:rsidR="000765B3" w:rsidRDefault="000765B3" w:rsidP="004B51D6">
            <w:pPr>
              <w:rPr>
                <w:ins w:id="941" w:author="DE LEON DE LEON, ROGELIO AUGUSTO" w:date="2026-09-24T18:50:00Z"/>
              </w:rPr>
            </w:pPr>
            <w:ins w:id="942" w:author="DE LEON DE LEON, ROGELIO AUGUSTO" w:date="2026-09-24T18:50:00Z">
              <w:r>
                <w:t>16:45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AA9280" w14:textId="77777777" w:rsidR="000765B3" w:rsidRDefault="000765B3" w:rsidP="004B51D6">
            <w:pPr>
              <w:rPr>
                <w:ins w:id="943" w:author="DE LEON DE LEON, ROGELIO AUGUSTO" w:date="2026-09-24T18:50:00Z"/>
              </w:rPr>
            </w:pPr>
            <w:ins w:id="944" w:author="DE LEON DE LEON, ROGELIO AUGUSTO" w:date="2026-09-24T18:50:00Z">
              <w:r>
                <w:t>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C3285D" w14:textId="77777777" w:rsidR="000765B3" w:rsidRDefault="000765B3" w:rsidP="004B51D6">
            <w:pPr>
              <w:rPr>
                <w:ins w:id="945" w:author="DE LEON DE LEON, ROGELIO AUGUSTO" w:date="2026-09-24T18:50:00Z"/>
              </w:rPr>
            </w:pPr>
            <w:ins w:id="946" w:author="DE LEON DE LEON, ROGELIO AUGUSTO" w:date="2026-09-24T18:50:00Z">
              <w:r>
                <w:t>90</w:t>
              </w:r>
            </w:ins>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F07F41" w14:textId="77777777" w:rsidR="000765B3" w:rsidRDefault="000765B3" w:rsidP="004B51D6">
            <w:pPr>
              <w:rPr>
                <w:ins w:id="947" w:author="DE LEON DE LEON, ROGELIO AUGUSTO" w:date="2026-09-24T18:50:00Z"/>
              </w:rPr>
            </w:pPr>
            <w:ins w:id="948" w:author="DE LEON DE LEON, ROGELIO AUGUSTO" w:date="2026-09-24T18:50:00Z">
              <w:r>
                <w:t>T08 Integrar anuncios</w:t>
              </w:r>
            </w:ins>
          </w:p>
        </w:tc>
        <w:tc>
          <w:tcPr>
            <w:tcW w:w="28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4ECA0A" w14:textId="77777777" w:rsidR="000765B3" w:rsidRDefault="000765B3" w:rsidP="004B51D6">
            <w:pPr>
              <w:rPr>
                <w:ins w:id="949" w:author="DE LEON DE LEON, ROGELIO AUGUSTO" w:date="2026-09-24T18:50:00Z"/>
              </w:rPr>
            </w:pPr>
            <w:ins w:id="950" w:author="DE LEON DE LEON, ROGELIO AUGUSTO" w:date="2026-09-24T18:50:00Z">
              <w:r>
                <w:t>Formulario, validaciones y lista de anuncios</w:t>
              </w:r>
            </w:ins>
          </w:p>
        </w:tc>
      </w:tr>
      <w:tr w:rsidR="000765B3" w14:paraId="693347FF" w14:textId="77777777" w:rsidTr="004B51D6">
        <w:trPr>
          <w:cantSplit/>
          <w:trHeight w:val="547"/>
          <w:jc w:val="center"/>
          <w:ins w:id="951" w:author="DE LEON DE LEON, ROGELIO AUGUSTO" w:date="2026-09-24T18:50:00Z"/>
        </w:trPr>
        <w:tc>
          <w:tcPr>
            <w:tcW w:w="12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117F15" w14:textId="77777777" w:rsidR="000765B3" w:rsidRDefault="000765B3" w:rsidP="004B51D6">
            <w:pPr>
              <w:rPr>
                <w:ins w:id="952" w:author="DE LEON DE LEON, ROGELIO AUGUSTO" w:date="2026-09-24T18:50:00Z"/>
              </w:rPr>
            </w:pPr>
            <w:ins w:id="953" w:author="DE LEON DE LEON, ROGELIO AUGUSTO" w:date="2026-09-24T18:50:00Z">
              <w:r>
                <w:t>15/09/2026</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4513F0" w14:textId="77777777" w:rsidR="000765B3" w:rsidRDefault="000765B3" w:rsidP="004B51D6">
            <w:pPr>
              <w:rPr>
                <w:ins w:id="954" w:author="DE LEON DE LEON, ROGELIO AUGUSTO" w:date="2026-09-24T18:50:00Z"/>
              </w:rPr>
            </w:pPr>
            <w:ins w:id="955" w:author="DE LEON DE LEON, ROGELIO AUGUSTO" w:date="2026-09-24T18:50:00Z">
              <w:r>
                <w:t>14:00</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1A805A" w14:textId="77777777" w:rsidR="000765B3" w:rsidRDefault="000765B3" w:rsidP="004B51D6">
            <w:pPr>
              <w:rPr>
                <w:ins w:id="956" w:author="DE LEON DE LEON, ROGELIO AUGUSTO" w:date="2026-09-24T18:50:00Z"/>
              </w:rPr>
            </w:pPr>
            <w:ins w:id="957" w:author="DE LEON DE LEON, ROGELIO AUGUSTO" w:date="2026-09-24T18:50:00Z">
              <w:r>
                <w:t>15:15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BAF64D" w14:textId="77777777" w:rsidR="000765B3" w:rsidRDefault="000765B3" w:rsidP="004B51D6">
            <w:pPr>
              <w:rPr>
                <w:ins w:id="958" w:author="DE LEON DE LEON, ROGELIO AUGUSTO" w:date="2026-09-24T18:50:00Z"/>
              </w:rPr>
            </w:pPr>
            <w:ins w:id="959" w:author="DE LEON DE LEON, ROGELIO AUGUSTO" w:date="2026-09-24T18:50:00Z">
              <w:r>
                <w:t>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87E09C" w14:textId="77777777" w:rsidR="000765B3" w:rsidRDefault="000765B3" w:rsidP="004B51D6">
            <w:pPr>
              <w:rPr>
                <w:ins w:id="960" w:author="DE LEON DE LEON, ROGELIO AUGUSTO" w:date="2026-09-24T18:50:00Z"/>
              </w:rPr>
            </w:pPr>
            <w:ins w:id="961" w:author="DE LEON DE LEON, ROGELIO AUGUSTO" w:date="2026-09-24T18:50:00Z">
              <w:r>
                <w:t>60</w:t>
              </w:r>
            </w:ins>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C08514" w14:textId="77777777" w:rsidR="000765B3" w:rsidRDefault="000765B3" w:rsidP="004B51D6">
            <w:pPr>
              <w:rPr>
                <w:ins w:id="962" w:author="DE LEON DE LEON, ROGELIO AUGUSTO" w:date="2026-09-24T18:50:00Z"/>
              </w:rPr>
            </w:pPr>
            <w:ins w:id="963" w:author="DE LEON DE LEON, ROGELIO AUGUSTO" w:date="2026-09-24T18:50:00Z">
              <w:r>
                <w:t>T09 Probar anuncios</w:t>
              </w:r>
            </w:ins>
          </w:p>
        </w:tc>
        <w:tc>
          <w:tcPr>
            <w:tcW w:w="28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BE4A40" w14:textId="77777777" w:rsidR="000765B3" w:rsidRDefault="000765B3" w:rsidP="004B51D6">
            <w:pPr>
              <w:rPr>
                <w:ins w:id="964" w:author="DE LEON DE LEON, ROGELIO AUGUSTO" w:date="2026-09-24T18:50:00Z"/>
              </w:rPr>
            </w:pPr>
            <w:ins w:id="965" w:author="DE LEON DE LEON, ROGELIO AUGUSTO" w:date="2026-09-24T18:50:00Z">
              <w:r>
                <w:t>Publicación, campos vacíos y acceso de otro usuario</w:t>
              </w:r>
            </w:ins>
          </w:p>
        </w:tc>
      </w:tr>
      <w:tr w:rsidR="000765B3" w14:paraId="326440C2" w14:textId="77777777" w:rsidTr="004B51D6">
        <w:trPr>
          <w:cantSplit/>
          <w:trHeight w:val="547"/>
          <w:jc w:val="center"/>
          <w:ins w:id="966" w:author="DE LEON DE LEON, ROGELIO AUGUSTO" w:date="2026-09-24T18:50:00Z"/>
        </w:trPr>
        <w:tc>
          <w:tcPr>
            <w:tcW w:w="12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5DFE2A" w14:textId="77777777" w:rsidR="000765B3" w:rsidRDefault="000765B3" w:rsidP="004B51D6">
            <w:pPr>
              <w:rPr>
                <w:ins w:id="967" w:author="DE LEON DE LEON, ROGELIO AUGUSTO" w:date="2026-09-24T18:50:00Z"/>
              </w:rPr>
            </w:pPr>
            <w:ins w:id="968" w:author="DE LEON DE LEON, ROGELIO AUGUSTO" w:date="2026-09-24T18:50:00Z">
              <w:r>
                <w:t>19/09/2026</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EC8D1E" w14:textId="77777777" w:rsidR="000765B3" w:rsidRDefault="000765B3" w:rsidP="004B51D6">
            <w:pPr>
              <w:rPr>
                <w:ins w:id="969" w:author="DE LEON DE LEON, ROGELIO AUGUSTO" w:date="2026-09-24T18:50:00Z"/>
              </w:rPr>
            </w:pPr>
            <w:ins w:id="970" w:author="DE LEON DE LEON, ROGELIO AUGUSTO" w:date="2026-09-24T18:50:00Z">
              <w:r>
                <w:t>16:00</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EE751E" w14:textId="77777777" w:rsidR="000765B3" w:rsidRDefault="000765B3" w:rsidP="004B51D6">
            <w:pPr>
              <w:rPr>
                <w:ins w:id="971" w:author="DE LEON DE LEON, ROGELIO AUGUSTO" w:date="2026-09-24T18:50:00Z"/>
              </w:rPr>
            </w:pPr>
            <w:ins w:id="972" w:author="DE LEON DE LEON, ROGELIO AUGUSTO" w:date="2026-09-24T18:50:00Z">
              <w:r>
                <w:t>17:15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0FC2BB" w14:textId="77777777" w:rsidR="000765B3" w:rsidRDefault="000765B3" w:rsidP="004B51D6">
            <w:pPr>
              <w:rPr>
                <w:ins w:id="973" w:author="DE LEON DE LEON, ROGELIO AUGUSTO" w:date="2026-09-24T18:50:00Z"/>
              </w:rPr>
            </w:pPr>
            <w:ins w:id="974" w:author="DE LEON DE LEON, ROGELIO AUGUSTO" w:date="2026-09-24T18:50:00Z">
              <w:r>
                <w:t>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AE8109" w14:textId="77777777" w:rsidR="000765B3" w:rsidRDefault="000765B3" w:rsidP="004B51D6">
            <w:pPr>
              <w:rPr>
                <w:ins w:id="975" w:author="DE LEON DE LEON, ROGELIO AUGUSTO" w:date="2026-09-24T18:50:00Z"/>
              </w:rPr>
            </w:pPr>
            <w:ins w:id="976" w:author="DE LEON DE LEON, ROGELIO AUGUSTO" w:date="2026-09-24T18:50:00Z">
              <w:r>
                <w:t>60</w:t>
              </w:r>
            </w:ins>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990EE8" w14:textId="77777777" w:rsidR="000765B3" w:rsidRDefault="000765B3" w:rsidP="004B51D6">
            <w:pPr>
              <w:rPr>
                <w:ins w:id="977" w:author="DE LEON DE LEON, ROGELIO AUGUSTO" w:date="2026-09-24T18:50:00Z"/>
              </w:rPr>
            </w:pPr>
            <w:ins w:id="978" w:author="DE LEON DE LEON, ROGELIO AUGUSTO" w:date="2026-09-24T18:50:00Z">
              <w:r>
                <w:t>T13 Investigación</w:t>
              </w:r>
            </w:ins>
          </w:p>
        </w:tc>
        <w:tc>
          <w:tcPr>
            <w:tcW w:w="28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DDD5EA" w14:textId="0DF8C6B8" w:rsidR="000765B3" w:rsidRDefault="000765B3" w:rsidP="004B51D6">
            <w:pPr>
              <w:rPr>
                <w:ins w:id="979" w:author="DE LEON DE LEON, ROGELIO AUGUSTO" w:date="2026-09-24T18:50:00Z"/>
              </w:rPr>
            </w:pPr>
            <w:ins w:id="980" w:author="DE LEON DE LEON, ROGELIO AUGUSTO" w:date="2026-09-24T18:50:00Z">
              <w:r>
                <w:t>Comparación CSV, JSON</w:t>
              </w:r>
            </w:ins>
            <w:ins w:id="981" w:author="Emilio Cano" w:date="2026-09-24T22:56:00Z" w16du:dateUtc="2026-09-25T04:56:00Z">
              <w:r w:rsidR="009F2D8C">
                <w:t>,</w:t>
              </w:r>
            </w:ins>
            <w:ins w:id="982" w:author="DE LEON DE LEON, ROGELIO AUGUSTO" w:date="2026-09-24T18:50:00Z">
              <w:del w:id="983" w:author="Emilio Cano" w:date="2026-09-24T22:56:00Z" w16du:dateUtc="2026-09-25T04:56:00Z">
                <w:r w:rsidDel="009F2D8C">
                  <w:delText xml:space="preserve"> y</w:delText>
                </w:r>
              </w:del>
              <w:r>
                <w:t xml:space="preserve"> SQLite</w:t>
              </w:r>
            </w:ins>
            <w:ins w:id="984" w:author="Emilio Cano" w:date="2026-09-24T22:56:00Z" w16du:dateUtc="2026-09-25T04:56:00Z">
              <w:r w:rsidR="009F2D8C">
                <w:t xml:space="preserve"> </w:t>
              </w:r>
              <w:proofErr w:type="gramStart"/>
              <w:r w:rsidR="009F2D8C">
                <w:t>y</w:t>
              </w:r>
            </w:ins>
            <w:ins w:id="985" w:author="Emilio Cano" w:date="2026-09-24T22:57:00Z" w16du:dateUtc="2026-09-25T04:57:00Z">
              <w:r w:rsidR="009F2D8C">
                <w:t xml:space="preserve"> .Dat</w:t>
              </w:r>
            </w:ins>
            <w:proofErr w:type="gramEnd"/>
          </w:p>
        </w:tc>
      </w:tr>
      <w:tr w:rsidR="000765B3" w14:paraId="522BC5C3" w14:textId="77777777" w:rsidTr="004B51D6">
        <w:trPr>
          <w:cantSplit/>
          <w:trHeight w:val="547"/>
          <w:jc w:val="center"/>
          <w:ins w:id="986" w:author="DE LEON DE LEON, ROGELIO AUGUSTO" w:date="2026-09-24T18:50:00Z"/>
        </w:trPr>
        <w:tc>
          <w:tcPr>
            <w:tcW w:w="12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1528A5" w14:textId="77777777" w:rsidR="000765B3" w:rsidRDefault="000765B3" w:rsidP="004B51D6">
            <w:pPr>
              <w:rPr>
                <w:ins w:id="987" w:author="DE LEON DE LEON, ROGELIO AUGUSTO" w:date="2026-09-24T18:50:00Z"/>
              </w:rPr>
            </w:pPr>
            <w:ins w:id="988" w:author="DE LEON DE LEON, ROGELIO AUGUSTO" w:date="2026-09-24T18:50:00Z">
              <w:r>
                <w:lastRenderedPageBreak/>
                <w:t>23/09/2026</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C51770" w14:textId="77777777" w:rsidR="000765B3" w:rsidRDefault="000765B3" w:rsidP="004B51D6">
            <w:pPr>
              <w:rPr>
                <w:ins w:id="989" w:author="DE LEON DE LEON, ROGELIO AUGUSTO" w:date="2026-09-24T18:50:00Z"/>
              </w:rPr>
            </w:pPr>
            <w:ins w:id="990" w:author="DE LEON DE LEON, ROGELIO AUGUSTO" w:date="2026-09-24T18:50:00Z">
              <w:r>
                <w:t>14:30</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20E0D3" w14:textId="77777777" w:rsidR="000765B3" w:rsidRDefault="000765B3" w:rsidP="004B51D6">
            <w:pPr>
              <w:rPr>
                <w:ins w:id="991" w:author="DE LEON DE LEON, ROGELIO AUGUSTO" w:date="2026-09-24T18:50:00Z"/>
              </w:rPr>
            </w:pPr>
            <w:ins w:id="992" w:author="DE LEON DE LEON, ROGELIO AUGUSTO" w:date="2026-09-24T18:50:00Z">
              <w:r>
                <w:t>15:45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5E0740" w14:textId="77777777" w:rsidR="000765B3" w:rsidRDefault="000765B3" w:rsidP="004B51D6">
            <w:pPr>
              <w:rPr>
                <w:ins w:id="993" w:author="DE LEON DE LEON, ROGELIO AUGUSTO" w:date="2026-09-24T18:50:00Z"/>
              </w:rPr>
            </w:pPr>
            <w:ins w:id="994" w:author="DE LEON DE LEON, ROGELIO AUGUSTO" w:date="2026-09-24T18:50:00Z">
              <w:r>
                <w:t>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48DAD1" w14:textId="77777777" w:rsidR="000765B3" w:rsidRDefault="000765B3" w:rsidP="004B51D6">
            <w:pPr>
              <w:rPr>
                <w:ins w:id="995" w:author="DE LEON DE LEON, ROGELIO AUGUSTO" w:date="2026-09-24T18:50:00Z"/>
              </w:rPr>
            </w:pPr>
            <w:ins w:id="996" w:author="DE LEON DE LEON, ROGELIO AUGUSTO" w:date="2026-09-24T18:50:00Z">
              <w:r>
                <w:t>60</w:t>
              </w:r>
            </w:ins>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FF8973" w14:textId="77777777" w:rsidR="000765B3" w:rsidRDefault="000765B3" w:rsidP="004B51D6">
            <w:pPr>
              <w:rPr>
                <w:ins w:id="997" w:author="DE LEON DE LEON, ROGELIO AUGUSTO" w:date="2026-09-24T18:50:00Z"/>
              </w:rPr>
            </w:pPr>
            <w:ins w:id="998" w:author="DE LEON DE LEON, ROGELIO AUGUSTO" w:date="2026-09-24T18:50:00Z">
              <w:r>
                <w:t>T17/T18 Ajustes y documento</w:t>
              </w:r>
            </w:ins>
          </w:p>
        </w:tc>
        <w:tc>
          <w:tcPr>
            <w:tcW w:w="28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48CEA1" w14:textId="77777777" w:rsidR="000765B3" w:rsidRDefault="000765B3" w:rsidP="004B51D6">
            <w:pPr>
              <w:rPr>
                <w:ins w:id="999" w:author="DE LEON DE LEON, ROGELIO AUGUSTO" w:date="2026-09-24T18:50:00Z"/>
              </w:rPr>
            </w:pPr>
            <w:ins w:id="1000" w:author="DE LEON DE LEON, ROGELIO AUGUSTO" w:date="2026-09-24T18:50:00Z">
              <w:r>
                <w:t>Documentación y cierre</w:t>
              </w:r>
            </w:ins>
          </w:p>
        </w:tc>
      </w:tr>
    </w:tbl>
    <w:p w14:paraId="7BA3E3B6" w14:textId="2FD72902" w:rsidR="0020288E" w:rsidRDefault="0020288E" w:rsidP="0020288E">
      <w:pPr>
        <w:rPr>
          <w:ins w:id="1001" w:author="DE LEON DE LEON, ROGELIO AUGUSTO" w:date="2026-09-24T17:35:00Z"/>
        </w:rPr>
      </w:pPr>
    </w:p>
    <w:p w14:paraId="3D665BA8" w14:textId="77777777" w:rsidR="003539D0" w:rsidRDefault="003539D0" w:rsidP="003539D0">
      <w:pPr>
        <w:pStyle w:val="Ttulo2"/>
        <w:rPr>
          <w:ins w:id="1002" w:author="Edg18" w:date="2026-09-24T22:00:00Z"/>
          <w:rFonts w:ascii="Calibri" w:eastAsia="MS Gothic" w:hAnsi="Calibri"/>
          <w:sz w:val="24"/>
          <w:szCs w:val="24"/>
          <w:lang w:val="en-US"/>
        </w:rPr>
      </w:pPr>
      <w:ins w:id="1003" w:author="Edg18" w:date="2026-09-24T22:00:00Z">
        <w:r>
          <w:t>Sofia Granados</w:t>
        </w:r>
      </w:ins>
    </w:p>
    <w:p w14:paraId="1AD700D1" w14:textId="77777777" w:rsidR="003539D0" w:rsidRDefault="003539D0" w:rsidP="003539D0">
      <w:pPr>
        <w:rPr>
          <w:ins w:id="1004" w:author="Edg18" w:date="2026-09-24T22:00:00Z"/>
        </w:rPr>
      </w:pPr>
      <w:ins w:id="1005" w:author="Edg18" w:date="2026-09-24T22:00:00Z">
        <w:r>
          <w:t>Carné: 262072</w:t>
        </w:r>
      </w:ins>
    </w:p>
    <w:tbl>
      <w:tblPr>
        <w:tblW w:w="0" w:type="auto"/>
        <w:jc w:val="center"/>
        <w:tblLayout w:type="fixed"/>
        <w:tblLook w:val="04A0" w:firstRow="1" w:lastRow="0" w:firstColumn="1" w:lastColumn="0" w:noHBand="0" w:noVBand="1"/>
      </w:tblPr>
      <w:tblGrid>
        <w:gridCol w:w="1152"/>
        <w:gridCol w:w="792"/>
        <w:gridCol w:w="792"/>
        <w:gridCol w:w="1152"/>
        <w:gridCol w:w="1152"/>
        <w:gridCol w:w="2232"/>
        <w:gridCol w:w="2808"/>
      </w:tblGrid>
      <w:tr w:rsidR="003539D0" w14:paraId="2752707B" w14:textId="77777777" w:rsidTr="003539D0">
        <w:trPr>
          <w:cantSplit/>
          <w:jc w:val="center"/>
          <w:ins w:id="1006" w:author="Edg18" w:date="2026-09-24T22:00:00Z"/>
        </w:trPr>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hideMark/>
          </w:tcPr>
          <w:p w14:paraId="45472206" w14:textId="77777777" w:rsidR="003539D0" w:rsidRDefault="003539D0">
            <w:pPr>
              <w:spacing w:before="20" w:after="20" w:line="244" w:lineRule="auto"/>
              <w:rPr>
                <w:ins w:id="1007" w:author="Edg18" w:date="2026-09-24T22:00:00Z"/>
              </w:rPr>
            </w:pPr>
            <w:ins w:id="1008" w:author="Edg18" w:date="2026-09-24T22:00:00Z">
              <w:r>
                <w:rPr>
                  <w:b/>
                  <w:sz w:val="18"/>
                  <w:szCs w:val="18"/>
                </w:rPr>
                <w:t>Fecha</w:t>
              </w:r>
            </w:ins>
          </w:p>
        </w:tc>
        <w:tc>
          <w:tcPr>
            <w:tcW w:w="792" w:type="dxa"/>
            <w:tcBorders>
              <w:top w:val="single" w:sz="4" w:space="0" w:color="D9D9D9"/>
              <w:left w:val="nil"/>
              <w:bottom w:val="single" w:sz="4" w:space="0" w:color="D9D9D9"/>
              <w:right w:val="single" w:sz="4" w:space="0" w:color="D9D9D9"/>
            </w:tcBorders>
            <w:shd w:val="clear" w:color="auto" w:fill="DCE6F1"/>
            <w:tcMar>
              <w:top w:w="85" w:type="dxa"/>
              <w:left w:w="85" w:type="dxa"/>
              <w:bottom w:w="85" w:type="dxa"/>
              <w:right w:w="85" w:type="dxa"/>
            </w:tcMar>
            <w:vAlign w:val="center"/>
            <w:hideMark/>
          </w:tcPr>
          <w:p w14:paraId="54F120B0" w14:textId="77777777" w:rsidR="003539D0" w:rsidRDefault="003539D0">
            <w:pPr>
              <w:spacing w:before="20" w:after="20" w:line="244" w:lineRule="auto"/>
              <w:rPr>
                <w:ins w:id="1009" w:author="Edg18" w:date="2026-09-24T22:00:00Z"/>
              </w:rPr>
            </w:pPr>
            <w:ins w:id="1010" w:author="Edg18" w:date="2026-09-24T22:00:00Z">
              <w:r>
                <w:rPr>
                  <w:b/>
                  <w:sz w:val="18"/>
                  <w:szCs w:val="18"/>
                </w:rPr>
                <w:t>Inicio</w:t>
              </w:r>
            </w:ins>
          </w:p>
        </w:tc>
        <w:tc>
          <w:tcPr>
            <w:tcW w:w="792" w:type="dxa"/>
            <w:tcBorders>
              <w:top w:val="single" w:sz="4" w:space="0" w:color="D9D9D9"/>
              <w:left w:val="nil"/>
              <w:bottom w:val="single" w:sz="4" w:space="0" w:color="D9D9D9"/>
              <w:right w:val="single" w:sz="4" w:space="0" w:color="D9D9D9"/>
            </w:tcBorders>
            <w:shd w:val="clear" w:color="auto" w:fill="DCE6F1"/>
            <w:tcMar>
              <w:top w:w="85" w:type="dxa"/>
              <w:left w:w="85" w:type="dxa"/>
              <w:bottom w:w="85" w:type="dxa"/>
              <w:right w:w="85" w:type="dxa"/>
            </w:tcMar>
            <w:vAlign w:val="center"/>
            <w:hideMark/>
          </w:tcPr>
          <w:p w14:paraId="417FD7FA" w14:textId="77777777" w:rsidR="003539D0" w:rsidRDefault="003539D0">
            <w:pPr>
              <w:spacing w:before="20" w:after="20" w:line="244" w:lineRule="auto"/>
              <w:rPr>
                <w:ins w:id="1011" w:author="Edg18" w:date="2026-09-24T22:00:00Z"/>
              </w:rPr>
            </w:pPr>
            <w:ins w:id="1012" w:author="Edg18" w:date="2026-09-24T22:00:00Z">
              <w:r>
                <w:rPr>
                  <w:b/>
                  <w:sz w:val="18"/>
                  <w:szCs w:val="18"/>
                </w:rPr>
                <w:t>Fin</w:t>
              </w:r>
            </w:ins>
          </w:p>
        </w:tc>
        <w:tc>
          <w:tcPr>
            <w:tcW w:w="1152" w:type="dxa"/>
            <w:tcBorders>
              <w:top w:val="single" w:sz="4" w:space="0" w:color="D9D9D9"/>
              <w:left w:val="nil"/>
              <w:bottom w:val="single" w:sz="4" w:space="0" w:color="D9D9D9"/>
              <w:right w:val="single" w:sz="4" w:space="0" w:color="D9D9D9"/>
            </w:tcBorders>
            <w:shd w:val="clear" w:color="auto" w:fill="DCE6F1"/>
            <w:tcMar>
              <w:top w:w="85" w:type="dxa"/>
              <w:left w:w="85" w:type="dxa"/>
              <w:bottom w:w="85" w:type="dxa"/>
              <w:right w:w="85" w:type="dxa"/>
            </w:tcMar>
            <w:vAlign w:val="center"/>
            <w:hideMark/>
          </w:tcPr>
          <w:p w14:paraId="608D7C11" w14:textId="77777777" w:rsidR="003539D0" w:rsidRDefault="003539D0">
            <w:pPr>
              <w:spacing w:before="20" w:after="20" w:line="244" w:lineRule="auto"/>
              <w:rPr>
                <w:ins w:id="1013" w:author="Edg18" w:date="2026-09-24T22:00:00Z"/>
              </w:rPr>
            </w:pPr>
            <w:ins w:id="1014" w:author="Edg18" w:date="2026-09-24T22:00:00Z">
              <w:r>
                <w:rPr>
                  <w:b/>
                  <w:sz w:val="18"/>
                  <w:szCs w:val="18"/>
                </w:rPr>
                <w:t>Interrupción</w:t>
              </w:r>
              <w:r>
                <w:rPr>
                  <w:b/>
                  <w:sz w:val="18"/>
                  <w:szCs w:val="18"/>
                </w:rPr>
                <w:br/>
                <w:t>min</w:t>
              </w:r>
            </w:ins>
          </w:p>
        </w:tc>
        <w:tc>
          <w:tcPr>
            <w:tcW w:w="1152" w:type="dxa"/>
            <w:tcBorders>
              <w:top w:val="single" w:sz="4" w:space="0" w:color="D9D9D9"/>
              <w:left w:val="nil"/>
              <w:bottom w:val="single" w:sz="4" w:space="0" w:color="D9D9D9"/>
              <w:right w:val="single" w:sz="4" w:space="0" w:color="D9D9D9"/>
            </w:tcBorders>
            <w:shd w:val="clear" w:color="auto" w:fill="DCE6F1"/>
            <w:tcMar>
              <w:top w:w="85" w:type="dxa"/>
              <w:left w:w="85" w:type="dxa"/>
              <w:bottom w:w="85" w:type="dxa"/>
              <w:right w:w="85" w:type="dxa"/>
            </w:tcMar>
            <w:vAlign w:val="center"/>
            <w:hideMark/>
          </w:tcPr>
          <w:p w14:paraId="2EDD87BF" w14:textId="77777777" w:rsidR="003539D0" w:rsidRDefault="003539D0">
            <w:pPr>
              <w:spacing w:before="20" w:after="20" w:line="244" w:lineRule="auto"/>
              <w:rPr>
                <w:ins w:id="1015" w:author="Edg18" w:date="2026-09-24T22:00:00Z"/>
              </w:rPr>
            </w:pPr>
            <w:ins w:id="1016" w:author="Edg18" w:date="2026-09-24T22:00:00Z">
              <w:r>
                <w:rPr>
                  <w:b/>
                  <w:sz w:val="18"/>
                  <w:szCs w:val="18"/>
                </w:rPr>
                <w:t>Tiempo real</w:t>
              </w:r>
              <w:r>
                <w:rPr>
                  <w:b/>
                  <w:sz w:val="18"/>
                  <w:szCs w:val="18"/>
                </w:rPr>
                <w:br/>
                <w:t>min</w:t>
              </w:r>
            </w:ins>
          </w:p>
        </w:tc>
        <w:tc>
          <w:tcPr>
            <w:tcW w:w="2232" w:type="dxa"/>
            <w:tcBorders>
              <w:top w:val="single" w:sz="4" w:space="0" w:color="D9D9D9"/>
              <w:left w:val="nil"/>
              <w:bottom w:val="single" w:sz="4" w:space="0" w:color="D9D9D9"/>
              <w:right w:val="single" w:sz="4" w:space="0" w:color="D9D9D9"/>
            </w:tcBorders>
            <w:shd w:val="clear" w:color="auto" w:fill="DCE6F1"/>
            <w:tcMar>
              <w:top w:w="85" w:type="dxa"/>
              <w:left w:w="85" w:type="dxa"/>
              <w:bottom w:w="85" w:type="dxa"/>
              <w:right w:w="85" w:type="dxa"/>
            </w:tcMar>
            <w:vAlign w:val="center"/>
            <w:hideMark/>
          </w:tcPr>
          <w:p w14:paraId="03AD6FA0" w14:textId="77777777" w:rsidR="003539D0" w:rsidRDefault="003539D0">
            <w:pPr>
              <w:spacing w:before="20" w:after="20" w:line="244" w:lineRule="auto"/>
              <w:rPr>
                <w:ins w:id="1017" w:author="Edg18" w:date="2026-09-24T22:00:00Z"/>
              </w:rPr>
            </w:pPr>
            <w:ins w:id="1018" w:author="Edg18" w:date="2026-09-24T22:00:00Z">
              <w:r>
                <w:rPr>
                  <w:b/>
                  <w:sz w:val="18"/>
                  <w:szCs w:val="18"/>
                </w:rPr>
                <w:t>Tarea</w:t>
              </w:r>
            </w:ins>
          </w:p>
        </w:tc>
        <w:tc>
          <w:tcPr>
            <w:tcW w:w="2808" w:type="dxa"/>
            <w:tcBorders>
              <w:top w:val="single" w:sz="4" w:space="0" w:color="D9D9D9"/>
              <w:left w:val="nil"/>
              <w:bottom w:val="single" w:sz="4" w:space="0" w:color="D9D9D9"/>
              <w:right w:val="single" w:sz="4" w:space="0" w:color="D9D9D9"/>
            </w:tcBorders>
            <w:shd w:val="clear" w:color="auto" w:fill="DCE6F1"/>
            <w:tcMar>
              <w:top w:w="85" w:type="dxa"/>
              <w:left w:w="85" w:type="dxa"/>
              <w:bottom w:w="85" w:type="dxa"/>
              <w:right w:w="85" w:type="dxa"/>
            </w:tcMar>
            <w:vAlign w:val="center"/>
            <w:hideMark/>
          </w:tcPr>
          <w:p w14:paraId="2F9FFA4F" w14:textId="77777777" w:rsidR="003539D0" w:rsidRDefault="003539D0">
            <w:pPr>
              <w:spacing w:before="20" w:after="20" w:line="244" w:lineRule="auto"/>
              <w:rPr>
                <w:ins w:id="1019" w:author="Edg18" w:date="2026-09-24T22:00:00Z"/>
              </w:rPr>
            </w:pPr>
            <w:ins w:id="1020" w:author="Edg18" w:date="2026-09-24T22:00:00Z">
              <w:r>
                <w:rPr>
                  <w:b/>
                  <w:sz w:val="18"/>
                  <w:szCs w:val="18"/>
                </w:rPr>
                <w:t>Comentarios</w:t>
              </w:r>
            </w:ins>
          </w:p>
        </w:tc>
      </w:tr>
      <w:tr w:rsidR="003539D0" w14:paraId="6F98F802" w14:textId="77777777" w:rsidTr="003539D0">
        <w:trPr>
          <w:cantSplit/>
          <w:trHeight w:val="547"/>
          <w:jc w:val="center"/>
          <w:ins w:id="1021" w:author="Edg18" w:date="2026-09-24T22:00:00Z"/>
        </w:trPr>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hideMark/>
          </w:tcPr>
          <w:p w14:paraId="20B1F8F9" w14:textId="77777777" w:rsidR="003539D0" w:rsidRDefault="003539D0">
            <w:pPr>
              <w:rPr>
                <w:ins w:id="1022" w:author="Edg18" w:date="2026-09-24T22:00:00Z"/>
              </w:rPr>
            </w:pPr>
            <w:ins w:id="1023" w:author="Edg18" w:date="2026-09-24T22:00:00Z">
              <w:r>
                <w:t>09/09/2026</w:t>
              </w:r>
            </w:ins>
          </w:p>
        </w:tc>
        <w:tc>
          <w:tcPr>
            <w:tcW w:w="79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66A93D93" w14:textId="77777777" w:rsidR="003539D0" w:rsidRDefault="003539D0">
            <w:pPr>
              <w:rPr>
                <w:ins w:id="1024" w:author="Edg18" w:date="2026-09-24T22:00:00Z"/>
              </w:rPr>
            </w:pPr>
            <w:ins w:id="1025" w:author="Edg18" w:date="2026-09-24T22:00:00Z">
              <w:r>
                <w:t>15:00</w:t>
              </w:r>
            </w:ins>
          </w:p>
        </w:tc>
        <w:tc>
          <w:tcPr>
            <w:tcW w:w="79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05AC176F" w14:textId="77777777" w:rsidR="003539D0" w:rsidRDefault="003539D0">
            <w:pPr>
              <w:rPr>
                <w:ins w:id="1026" w:author="Edg18" w:date="2026-09-24T22:00:00Z"/>
              </w:rPr>
            </w:pPr>
            <w:ins w:id="1027" w:author="Edg18" w:date="2026-09-24T22:00:00Z">
              <w:r>
                <w:t>16:10</w:t>
              </w:r>
            </w:ins>
          </w:p>
        </w:tc>
        <w:tc>
          <w:tcPr>
            <w:tcW w:w="115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360BA76F" w14:textId="77777777" w:rsidR="003539D0" w:rsidRDefault="003539D0">
            <w:pPr>
              <w:rPr>
                <w:ins w:id="1028" w:author="Edg18" w:date="2026-09-24T22:00:00Z"/>
              </w:rPr>
            </w:pPr>
            <w:ins w:id="1029" w:author="Edg18" w:date="2026-09-24T22:00:00Z">
              <w:r>
                <w:t>10</w:t>
              </w:r>
            </w:ins>
          </w:p>
        </w:tc>
        <w:tc>
          <w:tcPr>
            <w:tcW w:w="115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78232A4F" w14:textId="77777777" w:rsidR="003539D0" w:rsidRDefault="003539D0">
            <w:pPr>
              <w:rPr>
                <w:ins w:id="1030" w:author="Edg18" w:date="2026-09-24T22:00:00Z"/>
              </w:rPr>
            </w:pPr>
            <w:ins w:id="1031" w:author="Edg18" w:date="2026-09-24T22:00:00Z">
              <w:r>
                <w:t>60</w:t>
              </w:r>
            </w:ins>
          </w:p>
        </w:tc>
        <w:tc>
          <w:tcPr>
            <w:tcW w:w="223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781B027F" w14:textId="77777777" w:rsidR="003539D0" w:rsidRDefault="003539D0">
            <w:pPr>
              <w:rPr>
                <w:ins w:id="1032" w:author="Edg18" w:date="2026-09-24T22:00:00Z"/>
              </w:rPr>
            </w:pPr>
            <w:ins w:id="1033" w:author="Edg18" w:date="2026-09-24T22:00:00Z">
              <w:r>
                <w:t>T10 Diseñar cambio de horario</w:t>
              </w:r>
            </w:ins>
          </w:p>
        </w:tc>
        <w:tc>
          <w:tcPr>
            <w:tcW w:w="2808"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3F3BAE42" w14:textId="77777777" w:rsidR="003539D0" w:rsidRDefault="003539D0">
            <w:pPr>
              <w:rPr>
                <w:ins w:id="1034" w:author="Edg18" w:date="2026-09-24T22:00:00Z"/>
              </w:rPr>
            </w:pPr>
            <w:ins w:id="1035" w:author="Edg18" w:date="2026-09-24T22:00:00Z">
              <w:r>
                <w:t>Formulario y relación líder-club</w:t>
              </w:r>
            </w:ins>
          </w:p>
        </w:tc>
      </w:tr>
      <w:tr w:rsidR="003539D0" w14:paraId="18A736CC" w14:textId="77777777" w:rsidTr="003539D0">
        <w:trPr>
          <w:cantSplit/>
          <w:trHeight w:val="547"/>
          <w:jc w:val="center"/>
          <w:ins w:id="1036" w:author="Edg18" w:date="2026-09-24T22:00:00Z"/>
        </w:trPr>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hideMark/>
          </w:tcPr>
          <w:p w14:paraId="5A6F635B" w14:textId="77777777" w:rsidR="003539D0" w:rsidRDefault="003539D0">
            <w:pPr>
              <w:rPr>
                <w:ins w:id="1037" w:author="Edg18" w:date="2026-09-24T22:00:00Z"/>
              </w:rPr>
            </w:pPr>
            <w:ins w:id="1038" w:author="Edg18" w:date="2026-09-24T22:00:00Z">
              <w:r>
                <w:t>13/09/2026</w:t>
              </w:r>
            </w:ins>
          </w:p>
        </w:tc>
        <w:tc>
          <w:tcPr>
            <w:tcW w:w="79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7E4372FF" w14:textId="77777777" w:rsidR="003539D0" w:rsidRDefault="003539D0">
            <w:pPr>
              <w:rPr>
                <w:ins w:id="1039" w:author="Edg18" w:date="2026-09-24T22:00:00Z"/>
              </w:rPr>
            </w:pPr>
            <w:ins w:id="1040" w:author="Edg18" w:date="2026-09-24T22:00:00Z">
              <w:r>
                <w:t>14:30</w:t>
              </w:r>
            </w:ins>
          </w:p>
        </w:tc>
        <w:tc>
          <w:tcPr>
            <w:tcW w:w="79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7C9F91C6" w14:textId="77777777" w:rsidR="003539D0" w:rsidRDefault="003539D0">
            <w:pPr>
              <w:rPr>
                <w:ins w:id="1041" w:author="Edg18" w:date="2026-09-24T22:00:00Z"/>
              </w:rPr>
            </w:pPr>
            <w:ins w:id="1042" w:author="Edg18" w:date="2026-09-24T22:00:00Z">
              <w:r>
                <w:t>16:15</w:t>
              </w:r>
            </w:ins>
          </w:p>
        </w:tc>
        <w:tc>
          <w:tcPr>
            <w:tcW w:w="115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10A863ED" w14:textId="77777777" w:rsidR="003539D0" w:rsidRDefault="003539D0">
            <w:pPr>
              <w:rPr>
                <w:ins w:id="1043" w:author="Edg18" w:date="2026-09-24T22:00:00Z"/>
              </w:rPr>
            </w:pPr>
            <w:ins w:id="1044" w:author="Edg18" w:date="2026-09-24T22:00:00Z">
              <w:r>
                <w:t>15</w:t>
              </w:r>
            </w:ins>
          </w:p>
        </w:tc>
        <w:tc>
          <w:tcPr>
            <w:tcW w:w="115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270E2C7A" w14:textId="77777777" w:rsidR="003539D0" w:rsidRDefault="003539D0">
            <w:pPr>
              <w:rPr>
                <w:ins w:id="1045" w:author="Edg18" w:date="2026-09-24T22:00:00Z"/>
              </w:rPr>
            </w:pPr>
            <w:ins w:id="1046" w:author="Edg18" w:date="2026-09-24T22:00:00Z">
              <w:r>
                <w:t>90</w:t>
              </w:r>
            </w:ins>
          </w:p>
        </w:tc>
        <w:tc>
          <w:tcPr>
            <w:tcW w:w="223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65CD12B1" w14:textId="77777777" w:rsidR="003539D0" w:rsidRDefault="003539D0">
            <w:pPr>
              <w:rPr>
                <w:ins w:id="1047" w:author="Edg18" w:date="2026-09-24T22:00:00Z"/>
              </w:rPr>
            </w:pPr>
            <w:ins w:id="1048" w:author="Edg18" w:date="2026-09-24T22:00:00Z">
              <w:r>
                <w:t>T11 Integrar horario</w:t>
              </w:r>
            </w:ins>
          </w:p>
        </w:tc>
        <w:tc>
          <w:tcPr>
            <w:tcW w:w="2808"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0753105B" w14:textId="77777777" w:rsidR="003539D0" w:rsidRDefault="003539D0">
            <w:pPr>
              <w:rPr>
                <w:ins w:id="1049" w:author="Edg18" w:date="2026-09-24T22:00:00Z"/>
              </w:rPr>
            </w:pPr>
            <w:ins w:id="1050" w:author="Edg18" w:date="2026-09-24T22:00:00Z">
              <w:r>
                <w:t>Modificación y actualización en vistas</w:t>
              </w:r>
            </w:ins>
          </w:p>
        </w:tc>
      </w:tr>
      <w:tr w:rsidR="003539D0" w14:paraId="21AE3A16" w14:textId="77777777" w:rsidTr="003539D0">
        <w:trPr>
          <w:cantSplit/>
          <w:trHeight w:val="547"/>
          <w:jc w:val="center"/>
          <w:ins w:id="1051" w:author="Edg18" w:date="2026-09-24T22:00:00Z"/>
        </w:trPr>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hideMark/>
          </w:tcPr>
          <w:p w14:paraId="61EDEB60" w14:textId="77777777" w:rsidR="003539D0" w:rsidRDefault="003539D0">
            <w:pPr>
              <w:rPr>
                <w:ins w:id="1052" w:author="Edg18" w:date="2026-09-24T22:00:00Z"/>
              </w:rPr>
            </w:pPr>
            <w:ins w:id="1053" w:author="Edg18" w:date="2026-09-24T22:00:00Z">
              <w:r>
                <w:t>17/09/2026</w:t>
              </w:r>
            </w:ins>
          </w:p>
        </w:tc>
        <w:tc>
          <w:tcPr>
            <w:tcW w:w="79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7F6BB5B6" w14:textId="77777777" w:rsidR="003539D0" w:rsidRDefault="003539D0">
            <w:pPr>
              <w:rPr>
                <w:ins w:id="1054" w:author="Edg18" w:date="2026-09-24T22:00:00Z"/>
              </w:rPr>
            </w:pPr>
            <w:ins w:id="1055" w:author="Edg18" w:date="2026-09-24T22:00:00Z">
              <w:r>
                <w:t>15:00</w:t>
              </w:r>
            </w:ins>
          </w:p>
        </w:tc>
        <w:tc>
          <w:tcPr>
            <w:tcW w:w="79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62270046" w14:textId="77777777" w:rsidR="003539D0" w:rsidRDefault="003539D0">
            <w:pPr>
              <w:rPr>
                <w:ins w:id="1056" w:author="Edg18" w:date="2026-09-24T22:00:00Z"/>
              </w:rPr>
            </w:pPr>
            <w:ins w:id="1057" w:author="Edg18" w:date="2026-09-24T22:00:00Z">
              <w:r>
                <w:t>16:10</w:t>
              </w:r>
            </w:ins>
          </w:p>
        </w:tc>
        <w:tc>
          <w:tcPr>
            <w:tcW w:w="115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0D4272B2" w14:textId="77777777" w:rsidR="003539D0" w:rsidRDefault="003539D0">
            <w:pPr>
              <w:rPr>
                <w:ins w:id="1058" w:author="Edg18" w:date="2026-09-24T22:00:00Z"/>
              </w:rPr>
            </w:pPr>
            <w:ins w:id="1059" w:author="Edg18" w:date="2026-09-24T22:00:00Z">
              <w:r>
                <w:t>10</w:t>
              </w:r>
            </w:ins>
          </w:p>
        </w:tc>
        <w:tc>
          <w:tcPr>
            <w:tcW w:w="115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4936D468" w14:textId="77777777" w:rsidR="003539D0" w:rsidRDefault="003539D0">
            <w:pPr>
              <w:rPr>
                <w:ins w:id="1060" w:author="Edg18" w:date="2026-09-24T22:00:00Z"/>
              </w:rPr>
            </w:pPr>
            <w:ins w:id="1061" w:author="Edg18" w:date="2026-09-24T22:00:00Z">
              <w:r>
                <w:t>60</w:t>
              </w:r>
            </w:ins>
          </w:p>
        </w:tc>
        <w:tc>
          <w:tcPr>
            <w:tcW w:w="223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577F6708" w14:textId="77777777" w:rsidR="003539D0" w:rsidRDefault="003539D0">
            <w:pPr>
              <w:rPr>
                <w:ins w:id="1062" w:author="Edg18" w:date="2026-09-24T22:00:00Z"/>
              </w:rPr>
            </w:pPr>
            <w:ins w:id="1063" w:author="Edg18" w:date="2026-09-24T22:00:00Z">
              <w:r>
                <w:t>T12 Probar horario</w:t>
              </w:r>
            </w:ins>
          </w:p>
        </w:tc>
        <w:tc>
          <w:tcPr>
            <w:tcW w:w="2808"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4DA08229" w14:textId="77777777" w:rsidR="003539D0" w:rsidRDefault="003539D0">
            <w:pPr>
              <w:rPr>
                <w:ins w:id="1064" w:author="Edg18" w:date="2026-09-24T22:00:00Z"/>
              </w:rPr>
            </w:pPr>
            <w:ins w:id="1065" w:author="Edg18" w:date="2026-09-24T22:00:00Z">
              <w:r>
                <w:t>Campos vacíos, permisos y vista de estudiante</w:t>
              </w:r>
            </w:ins>
          </w:p>
        </w:tc>
      </w:tr>
      <w:tr w:rsidR="003539D0" w14:paraId="505F3B2B" w14:textId="77777777" w:rsidTr="003539D0">
        <w:trPr>
          <w:cantSplit/>
          <w:trHeight w:val="547"/>
          <w:jc w:val="center"/>
          <w:ins w:id="1066" w:author="Edg18" w:date="2026-09-24T22:00:00Z"/>
        </w:trPr>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hideMark/>
          </w:tcPr>
          <w:p w14:paraId="33F713A4" w14:textId="77777777" w:rsidR="003539D0" w:rsidRDefault="003539D0">
            <w:pPr>
              <w:rPr>
                <w:ins w:id="1067" w:author="Edg18" w:date="2026-09-24T22:00:00Z"/>
              </w:rPr>
            </w:pPr>
            <w:ins w:id="1068" w:author="Edg18" w:date="2026-09-24T22:00:00Z">
              <w:r>
                <w:t>21/09/2026</w:t>
              </w:r>
            </w:ins>
          </w:p>
        </w:tc>
        <w:tc>
          <w:tcPr>
            <w:tcW w:w="79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28B95684" w14:textId="77777777" w:rsidR="003539D0" w:rsidRDefault="003539D0">
            <w:pPr>
              <w:rPr>
                <w:ins w:id="1069" w:author="Edg18" w:date="2026-09-24T22:00:00Z"/>
              </w:rPr>
            </w:pPr>
            <w:ins w:id="1070" w:author="Edg18" w:date="2026-09-24T22:00:00Z">
              <w:r>
                <w:t>14:00</w:t>
              </w:r>
            </w:ins>
          </w:p>
        </w:tc>
        <w:tc>
          <w:tcPr>
            <w:tcW w:w="79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6938DAEB" w14:textId="77777777" w:rsidR="003539D0" w:rsidRDefault="003539D0">
            <w:pPr>
              <w:rPr>
                <w:ins w:id="1071" w:author="Edg18" w:date="2026-09-24T22:00:00Z"/>
              </w:rPr>
            </w:pPr>
            <w:ins w:id="1072" w:author="Edg18" w:date="2026-09-24T22:00:00Z">
              <w:r>
                <w:t>15:10</w:t>
              </w:r>
            </w:ins>
          </w:p>
        </w:tc>
        <w:tc>
          <w:tcPr>
            <w:tcW w:w="115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453368D3" w14:textId="77777777" w:rsidR="003539D0" w:rsidRDefault="003539D0">
            <w:pPr>
              <w:rPr>
                <w:ins w:id="1073" w:author="Edg18" w:date="2026-09-24T22:00:00Z"/>
              </w:rPr>
            </w:pPr>
            <w:ins w:id="1074" w:author="Edg18" w:date="2026-09-24T22:00:00Z">
              <w:r>
                <w:t>10</w:t>
              </w:r>
            </w:ins>
          </w:p>
        </w:tc>
        <w:tc>
          <w:tcPr>
            <w:tcW w:w="115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60493F5E" w14:textId="77777777" w:rsidR="003539D0" w:rsidRDefault="003539D0">
            <w:pPr>
              <w:rPr>
                <w:ins w:id="1075" w:author="Edg18" w:date="2026-09-24T22:00:00Z"/>
              </w:rPr>
            </w:pPr>
            <w:ins w:id="1076" w:author="Edg18" w:date="2026-09-24T22:00:00Z">
              <w:r>
                <w:t>60</w:t>
              </w:r>
            </w:ins>
          </w:p>
        </w:tc>
        <w:tc>
          <w:tcPr>
            <w:tcW w:w="223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7510D562" w14:textId="77777777" w:rsidR="003539D0" w:rsidRDefault="003539D0">
            <w:pPr>
              <w:rPr>
                <w:ins w:id="1077" w:author="Edg18" w:date="2026-09-24T22:00:00Z"/>
              </w:rPr>
            </w:pPr>
            <w:ins w:id="1078" w:author="Edg18" w:date="2026-09-24T22:00:00Z">
              <w:r>
                <w:t>T16 Prueba con usuarios</w:t>
              </w:r>
            </w:ins>
          </w:p>
        </w:tc>
        <w:tc>
          <w:tcPr>
            <w:tcW w:w="2808"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21D70172" w14:textId="77777777" w:rsidR="003539D0" w:rsidRDefault="003539D0">
            <w:pPr>
              <w:rPr>
                <w:ins w:id="1079" w:author="Edg18" w:date="2026-09-24T22:00:00Z"/>
              </w:rPr>
            </w:pPr>
            <w:ins w:id="1080" w:author="Edg18" w:date="2026-09-24T22:00:00Z">
              <w:r>
                <w:t>Muestra y registro de observaciones</w:t>
              </w:r>
            </w:ins>
          </w:p>
        </w:tc>
      </w:tr>
      <w:tr w:rsidR="003539D0" w14:paraId="47D99432" w14:textId="77777777" w:rsidTr="003539D0">
        <w:trPr>
          <w:cantSplit/>
          <w:trHeight w:val="547"/>
          <w:jc w:val="center"/>
          <w:ins w:id="1081" w:author="Edg18" w:date="2026-09-24T22:00:00Z"/>
        </w:trPr>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hideMark/>
          </w:tcPr>
          <w:p w14:paraId="706DC8C5" w14:textId="77777777" w:rsidR="003539D0" w:rsidRDefault="003539D0">
            <w:pPr>
              <w:rPr>
                <w:ins w:id="1082" w:author="Edg18" w:date="2026-09-24T22:00:00Z"/>
              </w:rPr>
            </w:pPr>
            <w:ins w:id="1083" w:author="Edg18" w:date="2026-09-24T22:00:00Z">
              <w:r>
                <w:t>23/09/2026</w:t>
              </w:r>
            </w:ins>
          </w:p>
        </w:tc>
        <w:tc>
          <w:tcPr>
            <w:tcW w:w="79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3EBC19D7" w14:textId="77777777" w:rsidR="003539D0" w:rsidRDefault="003539D0">
            <w:pPr>
              <w:rPr>
                <w:ins w:id="1084" w:author="Edg18" w:date="2026-09-24T22:00:00Z"/>
              </w:rPr>
            </w:pPr>
            <w:ins w:id="1085" w:author="Edg18" w:date="2026-09-24T22:00:00Z">
              <w:r>
                <w:t>16:30</w:t>
              </w:r>
            </w:ins>
          </w:p>
        </w:tc>
        <w:tc>
          <w:tcPr>
            <w:tcW w:w="79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513812B7" w14:textId="77777777" w:rsidR="003539D0" w:rsidRDefault="003539D0">
            <w:pPr>
              <w:rPr>
                <w:ins w:id="1086" w:author="Edg18" w:date="2026-09-24T22:00:00Z"/>
              </w:rPr>
            </w:pPr>
            <w:ins w:id="1087" w:author="Edg18" w:date="2026-09-24T22:00:00Z">
              <w:r>
                <w:t>17:30</w:t>
              </w:r>
            </w:ins>
          </w:p>
        </w:tc>
        <w:tc>
          <w:tcPr>
            <w:tcW w:w="115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6F32C680" w14:textId="77777777" w:rsidR="003539D0" w:rsidRDefault="003539D0">
            <w:pPr>
              <w:rPr>
                <w:ins w:id="1088" w:author="Edg18" w:date="2026-09-24T22:00:00Z"/>
              </w:rPr>
            </w:pPr>
            <w:ins w:id="1089" w:author="Edg18" w:date="2026-09-24T22:00:00Z">
              <w:r>
                <w:t>0</w:t>
              </w:r>
            </w:ins>
          </w:p>
        </w:tc>
        <w:tc>
          <w:tcPr>
            <w:tcW w:w="115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09F61C68" w14:textId="77777777" w:rsidR="003539D0" w:rsidRDefault="003539D0">
            <w:pPr>
              <w:rPr>
                <w:ins w:id="1090" w:author="Edg18" w:date="2026-09-24T22:00:00Z"/>
              </w:rPr>
            </w:pPr>
            <w:ins w:id="1091" w:author="Edg18" w:date="2026-09-24T22:00:00Z">
              <w:r>
                <w:t>60</w:t>
              </w:r>
            </w:ins>
          </w:p>
        </w:tc>
        <w:tc>
          <w:tcPr>
            <w:tcW w:w="2232"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41AC77A8" w14:textId="77777777" w:rsidR="003539D0" w:rsidRDefault="003539D0">
            <w:pPr>
              <w:rPr>
                <w:ins w:id="1092" w:author="Edg18" w:date="2026-09-24T22:00:00Z"/>
              </w:rPr>
            </w:pPr>
            <w:ins w:id="1093" w:author="Edg18" w:date="2026-09-24T22:00:00Z">
              <w:r>
                <w:t>T17/T18 Ajustes y documento</w:t>
              </w:r>
            </w:ins>
          </w:p>
        </w:tc>
        <w:tc>
          <w:tcPr>
            <w:tcW w:w="2808" w:type="dxa"/>
            <w:tcBorders>
              <w:top w:val="single" w:sz="4" w:space="0" w:color="D9D9D9"/>
              <w:left w:val="nil"/>
              <w:bottom w:val="single" w:sz="4" w:space="0" w:color="D9D9D9"/>
              <w:right w:val="single" w:sz="4" w:space="0" w:color="D9D9D9"/>
            </w:tcBorders>
            <w:tcMar>
              <w:top w:w="85" w:type="dxa"/>
              <w:left w:w="85" w:type="dxa"/>
              <w:bottom w:w="85" w:type="dxa"/>
              <w:right w:w="85" w:type="dxa"/>
            </w:tcMar>
            <w:vAlign w:val="center"/>
            <w:hideMark/>
          </w:tcPr>
          <w:p w14:paraId="10773283" w14:textId="77777777" w:rsidR="003539D0" w:rsidRDefault="003539D0">
            <w:pPr>
              <w:rPr>
                <w:ins w:id="1094" w:author="Edg18" w:date="2026-09-24T22:00:00Z"/>
              </w:rPr>
            </w:pPr>
            <w:ins w:id="1095" w:author="Edg18" w:date="2026-09-24T22:00:00Z">
              <w:r>
                <w:t>Correcciones y formulario de tiempos</w:t>
              </w:r>
            </w:ins>
          </w:p>
        </w:tc>
      </w:tr>
    </w:tbl>
    <w:p w14:paraId="01171C62" w14:textId="77777777" w:rsidR="003539D0" w:rsidRDefault="003539D0" w:rsidP="003539D0">
      <w:pPr>
        <w:rPr>
          <w:ins w:id="1096" w:author="Edg18" w:date="2026-09-24T22:00:00Z"/>
          <w:rFonts w:eastAsia="MS Mincho"/>
        </w:rPr>
      </w:pPr>
      <w:ins w:id="1097" w:author="Edg18" w:date="2026-09-24T22:00:00Z">
        <w:r>
          <w:t xml:space="preserve"> </w:t>
        </w:r>
      </w:ins>
    </w:p>
    <w:p w14:paraId="634B4B0D" w14:textId="77777777" w:rsidR="003539D0" w:rsidRDefault="003539D0" w:rsidP="0020288E">
      <w:pPr>
        <w:rPr>
          <w:ins w:id="1098" w:author="Emilio Cano" w:date="2026-09-24T22:22:00Z" w16du:dateUtc="2026-09-25T04:22:00Z"/>
        </w:rPr>
      </w:pPr>
    </w:p>
    <w:p w14:paraId="68F9C21A" w14:textId="77777777" w:rsidR="009E3F66" w:rsidRDefault="009E3F66" w:rsidP="0020288E">
      <w:pPr>
        <w:rPr>
          <w:ins w:id="1099" w:author="Emilio Cano" w:date="2026-09-24T22:22:00Z" w16du:dateUtc="2026-09-25T04:22:00Z"/>
        </w:rPr>
      </w:pPr>
    </w:p>
    <w:p w14:paraId="1ED12186" w14:textId="77777777" w:rsidR="009E3F66" w:rsidRDefault="009E3F66" w:rsidP="009E3F66">
      <w:pPr>
        <w:pStyle w:val="Ttulo2"/>
        <w:rPr>
          <w:ins w:id="1100" w:author="Emilio Cano" w:date="2026-09-24T22:23:00Z" w16du:dateUtc="2026-09-25T04:23:00Z"/>
        </w:rPr>
      </w:pPr>
      <w:ins w:id="1101" w:author="Emilio Cano" w:date="2026-09-24T22:23:00Z" w16du:dateUtc="2026-09-25T04:23:00Z">
        <w:r>
          <w:t>Jorge Emilio Cano Itzep</w:t>
        </w:r>
      </w:ins>
    </w:p>
    <w:p w14:paraId="57FFE347" w14:textId="77777777" w:rsidR="009E3F66" w:rsidRDefault="009E3F66" w:rsidP="009E3F66">
      <w:pPr>
        <w:rPr>
          <w:ins w:id="1102" w:author="Emilio Cano" w:date="2026-09-24T22:23:00Z" w16du:dateUtc="2026-09-25T04:23:00Z"/>
        </w:rPr>
      </w:pPr>
      <w:ins w:id="1103" w:author="Emilio Cano" w:date="2026-09-24T22:23:00Z" w16du:dateUtc="2026-09-25T04:23:00Z">
        <w:r>
          <w:t>Carné: 261523</w:t>
        </w:r>
      </w:ins>
    </w:p>
    <w:tbl>
      <w:tblPr>
        <w:tblW w:w="0" w:type="auto"/>
        <w:jc w:val="center"/>
        <w:tblLayout w:type="fixed"/>
        <w:tblLook w:val="04A0" w:firstRow="1" w:lastRow="0" w:firstColumn="1" w:lastColumn="0" w:noHBand="0" w:noVBand="1"/>
      </w:tblPr>
      <w:tblGrid>
        <w:gridCol w:w="1276"/>
        <w:gridCol w:w="792"/>
        <w:gridCol w:w="792"/>
        <w:gridCol w:w="1152"/>
        <w:gridCol w:w="1152"/>
        <w:gridCol w:w="2232"/>
        <w:gridCol w:w="2808"/>
      </w:tblGrid>
      <w:tr w:rsidR="009E3F66" w14:paraId="3C54AD83" w14:textId="77777777" w:rsidTr="00175FB4">
        <w:trPr>
          <w:cantSplit/>
          <w:tblHeader/>
          <w:jc w:val="center"/>
          <w:ins w:id="1104" w:author="Emilio Cano" w:date="2026-09-24T22:23:00Z" w16du:dateUtc="2026-09-25T04:23:00Z"/>
        </w:trPr>
        <w:tc>
          <w:tcPr>
            <w:tcW w:w="127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EBEED38" w14:textId="77777777" w:rsidR="009E3F66" w:rsidRDefault="009E3F66" w:rsidP="00175FB4">
            <w:pPr>
              <w:spacing w:before="20" w:after="20" w:line="245" w:lineRule="auto"/>
              <w:rPr>
                <w:ins w:id="1105" w:author="Emilio Cano" w:date="2026-09-24T22:23:00Z" w16du:dateUtc="2026-09-25T04:23:00Z"/>
              </w:rPr>
            </w:pPr>
            <w:ins w:id="1106" w:author="Emilio Cano" w:date="2026-09-24T22:23:00Z" w16du:dateUtc="2026-09-25T04:23:00Z">
              <w:r>
                <w:rPr>
                  <w:b/>
                  <w:sz w:val="18"/>
                </w:rPr>
                <w:t>Fecha</w:t>
              </w:r>
            </w:ins>
          </w:p>
        </w:tc>
        <w:tc>
          <w:tcPr>
            <w:tcW w:w="79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D9F2953" w14:textId="77777777" w:rsidR="009E3F66" w:rsidRDefault="009E3F66" w:rsidP="00175FB4">
            <w:pPr>
              <w:spacing w:before="20" w:after="20" w:line="245" w:lineRule="auto"/>
              <w:rPr>
                <w:ins w:id="1107" w:author="Emilio Cano" w:date="2026-09-24T22:23:00Z" w16du:dateUtc="2026-09-25T04:23:00Z"/>
              </w:rPr>
            </w:pPr>
            <w:ins w:id="1108" w:author="Emilio Cano" w:date="2026-09-24T22:23:00Z" w16du:dateUtc="2026-09-25T04:23:00Z">
              <w:r>
                <w:rPr>
                  <w:b/>
                  <w:sz w:val="18"/>
                </w:rPr>
                <w:t>Inicio</w:t>
              </w:r>
            </w:ins>
          </w:p>
        </w:tc>
        <w:tc>
          <w:tcPr>
            <w:tcW w:w="79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E0146E4" w14:textId="77777777" w:rsidR="009E3F66" w:rsidRDefault="009E3F66" w:rsidP="00175FB4">
            <w:pPr>
              <w:spacing w:before="20" w:after="20" w:line="245" w:lineRule="auto"/>
              <w:rPr>
                <w:ins w:id="1109" w:author="Emilio Cano" w:date="2026-09-24T22:23:00Z" w16du:dateUtc="2026-09-25T04:23:00Z"/>
              </w:rPr>
            </w:pPr>
            <w:ins w:id="1110" w:author="Emilio Cano" w:date="2026-09-24T22:23:00Z" w16du:dateUtc="2026-09-25T04:23:00Z">
              <w:r>
                <w:rPr>
                  <w:b/>
                  <w:sz w:val="18"/>
                </w:rPr>
                <w:t>Fin</w:t>
              </w:r>
            </w:ins>
          </w:p>
        </w:tc>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2098EB1" w14:textId="77777777" w:rsidR="009E3F66" w:rsidRDefault="009E3F66" w:rsidP="00175FB4">
            <w:pPr>
              <w:spacing w:before="20" w:after="20" w:line="245" w:lineRule="auto"/>
              <w:rPr>
                <w:ins w:id="1111" w:author="Emilio Cano" w:date="2026-09-24T22:23:00Z" w16du:dateUtc="2026-09-25T04:23:00Z"/>
              </w:rPr>
            </w:pPr>
            <w:ins w:id="1112" w:author="Emilio Cano" w:date="2026-09-24T22:23:00Z" w16du:dateUtc="2026-09-25T04:23:00Z">
              <w:r>
                <w:rPr>
                  <w:b/>
                  <w:sz w:val="18"/>
                </w:rPr>
                <w:t>Interrupción</w:t>
              </w:r>
              <w:r>
                <w:rPr>
                  <w:b/>
                  <w:sz w:val="18"/>
                </w:rPr>
                <w:br/>
                <w:t>min</w:t>
              </w:r>
            </w:ins>
          </w:p>
        </w:tc>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3B3EB81" w14:textId="77777777" w:rsidR="009E3F66" w:rsidRDefault="009E3F66" w:rsidP="00175FB4">
            <w:pPr>
              <w:spacing w:before="20" w:after="20" w:line="245" w:lineRule="auto"/>
              <w:rPr>
                <w:ins w:id="1113" w:author="Emilio Cano" w:date="2026-09-24T22:23:00Z" w16du:dateUtc="2026-09-25T04:23:00Z"/>
              </w:rPr>
            </w:pPr>
            <w:ins w:id="1114" w:author="Emilio Cano" w:date="2026-09-24T22:23:00Z" w16du:dateUtc="2026-09-25T04:23:00Z">
              <w:r>
                <w:rPr>
                  <w:b/>
                  <w:sz w:val="18"/>
                </w:rPr>
                <w:t>Tiempo real</w:t>
              </w:r>
              <w:r>
                <w:rPr>
                  <w:b/>
                  <w:sz w:val="18"/>
                </w:rPr>
                <w:br/>
                <w:t>min</w:t>
              </w:r>
            </w:ins>
          </w:p>
        </w:tc>
        <w:tc>
          <w:tcPr>
            <w:tcW w:w="22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285E671E" w14:textId="77777777" w:rsidR="009E3F66" w:rsidRDefault="009E3F66" w:rsidP="00175FB4">
            <w:pPr>
              <w:spacing w:before="20" w:after="20" w:line="245" w:lineRule="auto"/>
              <w:rPr>
                <w:ins w:id="1115" w:author="Emilio Cano" w:date="2026-09-24T22:23:00Z" w16du:dateUtc="2026-09-25T04:23:00Z"/>
              </w:rPr>
            </w:pPr>
            <w:ins w:id="1116" w:author="Emilio Cano" w:date="2026-09-24T22:23:00Z" w16du:dateUtc="2026-09-25T04:23:00Z">
              <w:r>
                <w:rPr>
                  <w:b/>
                  <w:sz w:val="18"/>
                </w:rPr>
                <w:t>Tarea</w:t>
              </w:r>
            </w:ins>
          </w:p>
        </w:tc>
        <w:tc>
          <w:tcPr>
            <w:tcW w:w="280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8A6A6AA" w14:textId="77777777" w:rsidR="009E3F66" w:rsidRDefault="009E3F66" w:rsidP="00175FB4">
            <w:pPr>
              <w:spacing w:before="20" w:after="20" w:line="245" w:lineRule="auto"/>
              <w:rPr>
                <w:ins w:id="1117" w:author="Emilio Cano" w:date="2026-09-24T22:23:00Z" w16du:dateUtc="2026-09-25T04:23:00Z"/>
              </w:rPr>
            </w:pPr>
            <w:ins w:id="1118" w:author="Emilio Cano" w:date="2026-09-24T22:23:00Z" w16du:dateUtc="2026-09-25T04:23:00Z">
              <w:r>
                <w:rPr>
                  <w:b/>
                  <w:sz w:val="18"/>
                </w:rPr>
                <w:t>Comentarios</w:t>
              </w:r>
            </w:ins>
          </w:p>
        </w:tc>
      </w:tr>
      <w:tr w:rsidR="009E3F66" w14:paraId="1E813781" w14:textId="77777777" w:rsidTr="00175FB4">
        <w:trPr>
          <w:cantSplit/>
          <w:trHeight w:val="547"/>
          <w:jc w:val="center"/>
          <w:ins w:id="1119" w:author="Emilio Cano" w:date="2026-09-24T22:23:00Z" w16du:dateUtc="2026-09-25T04:23:00Z"/>
        </w:trPr>
        <w:tc>
          <w:tcPr>
            <w:tcW w:w="12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9147B2" w14:textId="77777777" w:rsidR="009E3F66" w:rsidRDefault="009E3F66" w:rsidP="00175FB4">
            <w:pPr>
              <w:rPr>
                <w:ins w:id="1120" w:author="Emilio Cano" w:date="2026-09-24T22:23:00Z" w16du:dateUtc="2026-09-25T04:23:00Z"/>
              </w:rPr>
            </w:pPr>
            <w:ins w:id="1121" w:author="Emilio Cano" w:date="2026-09-24T22:23:00Z" w16du:dateUtc="2026-09-25T04:23:00Z">
              <w:r>
                <w:t>09/09/2026</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78279E" w14:textId="77777777" w:rsidR="009E3F66" w:rsidRDefault="009E3F66" w:rsidP="00175FB4">
            <w:pPr>
              <w:rPr>
                <w:ins w:id="1122" w:author="Emilio Cano" w:date="2026-09-24T22:23:00Z" w16du:dateUtc="2026-09-25T04:23:00Z"/>
              </w:rPr>
            </w:pPr>
            <w:ins w:id="1123" w:author="Emilio Cano" w:date="2026-09-24T22:23:00Z" w16du:dateUtc="2026-09-25T04:23:00Z">
              <w:r>
                <w:t>14:30</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94BBD5" w14:textId="77777777" w:rsidR="009E3F66" w:rsidRDefault="009E3F66" w:rsidP="00175FB4">
            <w:pPr>
              <w:rPr>
                <w:ins w:id="1124" w:author="Emilio Cano" w:date="2026-09-24T22:23:00Z" w16du:dateUtc="2026-09-25T04:23:00Z"/>
              </w:rPr>
            </w:pPr>
            <w:ins w:id="1125" w:author="Emilio Cano" w:date="2026-09-24T22:23:00Z" w16du:dateUtc="2026-09-25T04:23:00Z">
              <w:r>
                <w:t>15:40</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F68F47" w14:textId="77777777" w:rsidR="009E3F66" w:rsidRDefault="009E3F66" w:rsidP="00175FB4">
            <w:pPr>
              <w:rPr>
                <w:ins w:id="1126" w:author="Emilio Cano" w:date="2026-09-24T22:23:00Z" w16du:dateUtc="2026-09-25T04:23:00Z"/>
              </w:rPr>
            </w:pPr>
            <w:ins w:id="1127" w:author="Emilio Cano" w:date="2026-09-24T22:23:00Z" w16du:dateUtc="2026-09-25T04:23:00Z">
              <w:r>
                <w:t>10</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E379C7" w14:textId="77777777" w:rsidR="009E3F66" w:rsidRDefault="009E3F66" w:rsidP="00175FB4">
            <w:pPr>
              <w:rPr>
                <w:ins w:id="1128" w:author="Emilio Cano" w:date="2026-09-24T22:23:00Z" w16du:dateUtc="2026-09-25T04:23:00Z"/>
              </w:rPr>
            </w:pPr>
            <w:ins w:id="1129" w:author="Emilio Cano" w:date="2026-09-24T22:23:00Z" w16du:dateUtc="2026-09-25T04:23:00Z">
              <w:r>
                <w:t>60</w:t>
              </w:r>
            </w:ins>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C378BF" w14:textId="77777777" w:rsidR="009E3F66" w:rsidRDefault="009E3F66" w:rsidP="00175FB4">
            <w:pPr>
              <w:rPr>
                <w:ins w:id="1130" w:author="Emilio Cano" w:date="2026-09-24T22:23:00Z" w16du:dateUtc="2026-09-25T04:23:00Z"/>
              </w:rPr>
            </w:pPr>
            <w:ins w:id="1131" w:author="Emilio Cano" w:date="2026-09-24T22:23:00Z" w16du:dateUtc="2026-09-25T04:23:00Z">
              <w:r>
                <w:t>T01 Analizar búsqueda</w:t>
              </w:r>
            </w:ins>
          </w:p>
        </w:tc>
        <w:tc>
          <w:tcPr>
            <w:tcW w:w="28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FC0CBB" w14:textId="77777777" w:rsidR="009E3F66" w:rsidRDefault="009E3F66" w:rsidP="00175FB4">
            <w:pPr>
              <w:rPr>
                <w:ins w:id="1132" w:author="Emilio Cano" w:date="2026-09-24T22:23:00Z" w16du:dateUtc="2026-09-25T04:23:00Z"/>
              </w:rPr>
            </w:pPr>
            <w:ins w:id="1133" w:author="Emilio Cano" w:date="2026-09-24T22:23:00Z" w16du:dateUtc="2026-09-25T04:23:00Z">
              <w:r>
                <w:t>Revisión de nombres y coincidencias parciales</w:t>
              </w:r>
            </w:ins>
          </w:p>
        </w:tc>
      </w:tr>
      <w:tr w:rsidR="009E3F66" w14:paraId="6B2DAB5C" w14:textId="77777777" w:rsidTr="00175FB4">
        <w:trPr>
          <w:cantSplit/>
          <w:trHeight w:val="547"/>
          <w:jc w:val="center"/>
          <w:ins w:id="1134" w:author="Emilio Cano" w:date="2026-09-24T22:23:00Z" w16du:dateUtc="2026-09-25T04:23:00Z"/>
        </w:trPr>
        <w:tc>
          <w:tcPr>
            <w:tcW w:w="12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3B13F9" w14:textId="77777777" w:rsidR="009E3F66" w:rsidRDefault="009E3F66" w:rsidP="00175FB4">
            <w:pPr>
              <w:rPr>
                <w:ins w:id="1135" w:author="Emilio Cano" w:date="2026-09-24T22:23:00Z" w16du:dateUtc="2026-09-25T04:23:00Z"/>
              </w:rPr>
            </w:pPr>
            <w:ins w:id="1136" w:author="Emilio Cano" w:date="2026-09-24T22:23:00Z" w16du:dateUtc="2026-09-25T04:23:00Z">
              <w:r>
                <w:t>13/09/2026</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7A1592" w14:textId="77777777" w:rsidR="009E3F66" w:rsidRDefault="009E3F66" w:rsidP="00175FB4">
            <w:pPr>
              <w:rPr>
                <w:ins w:id="1137" w:author="Emilio Cano" w:date="2026-09-24T22:23:00Z" w16du:dateUtc="2026-09-25T04:23:00Z"/>
              </w:rPr>
            </w:pPr>
            <w:ins w:id="1138" w:author="Emilio Cano" w:date="2026-09-24T22:23:00Z" w16du:dateUtc="2026-09-25T04:23:00Z">
              <w:r>
                <w:t>15:00</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9A3AE9" w14:textId="77777777" w:rsidR="009E3F66" w:rsidRDefault="009E3F66" w:rsidP="00175FB4">
            <w:pPr>
              <w:rPr>
                <w:ins w:id="1139" w:author="Emilio Cano" w:date="2026-09-24T22:23:00Z" w16du:dateUtc="2026-09-25T04:23:00Z"/>
              </w:rPr>
            </w:pPr>
            <w:ins w:id="1140" w:author="Emilio Cano" w:date="2026-09-24T22:23:00Z" w16du:dateUtc="2026-09-25T04:23:00Z">
              <w:r>
                <w:t>17:15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D2D14F" w14:textId="77777777" w:rsidR="009E3F66" w:rsidRDefault="009E3F66" w:rsidP="00175FB4">
            <w:pPr>
              <w:rPr>
                <w:ins w:id="1141" w:author="Emilio Cano" w:date="2026-09-24T22:23:00Z" w16du:dateUtc="2026-09-25T04:23:00Z"/>
              </w:rPr>
            </w:pPr>
            <w:ins w:id="1142" w:author="Emilio Cano" w:date="2026-09-24T22:23:00Z" w16du:dateUtc="2026-09-25T04:23:00Z">
              <w:r>
                <w:t>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B4CDA4" w14:textId="77777777" w:rsidR="009E3F66" w:rsidRDefault="009E3F66" w:rsidP="00175FB4">
            <w:pPr>
              <w:rPr>
                <w:ins w:id="1143" w:author="Emilio Cano" w:date="2026-09-24T22:23:00Z" w16du:dateUtc="2026-09-25T04:23:00Z"/>
              </w:rPr>
            </w:pPr>
            <w:ins w:id="1144" w:author="Emilio Cano" w:date="2026-09-24T22:23:00Z" w16du:dateUtc="2026-09-25T04:23:00Z">
              <w:r>
                <w:t>120</w:t>
              </w:r>
            </w:ins>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41F5DB" w14:textId="77777777" w:rsidR="009E3F66" w:rsidRDefault="009E3F66" w:rsidP="00175FB4">
            <w:pPr>
              <w:rPr>
                <w:ins w:id="1145" w:author="Emilio Cano" w:date="2026-09-24T22:23:00Z" w16du:dateUtc="2026-09-25T04:23:00Z"/>
              </w:rPr>
            </w:pPr>
            <w:ins w:id="1146" w:author="Emilio Cano" w:date="2026-09-24T22:23:00Z" w16du:dateUtc="2026-09-25T04:23:00Z">
              <w:r>
                <w:t>T02 Integrar búsqueda</w:t>
              </w:r>
            </w:ins>
          </w:p>
        </w:tc>
        <w:tc>
          <w:tcPr>
            <w:tcW w:w="28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818DE7" w14:textId="77777777" w:rsidR="009E3F66" w:rsidRDefault="009E3F66" w:rsidP="00175FB4">
            <w:pPr>
              <w:rPr>
                <w:ins w:id="1147" w:author="Emilio Cano" w:date="2026-09-24T22:23:00Z" w16du:dateUtc="2026-09-25T04:23:00Z"/>
              </w:rPr>
            </w:pPr>
            <w:ins w:id="1148" w:author="Emilio Cano" w:date="2026-09-24T22:23:00Z" w16du:dateUtc="2026-09-25T04:23:00Z">
              <w:r>
                <w:t>Campo de texto y conexión con controlador</w:t>
              </w:r>
            </w:ins>
          </w:p>
        </w:tc>
      </w:tr>
      <w:tr w:rsidR="009E3F66" w14:paraId="73B1CD7F" w14:textId="77777777" w:rsidTr="00175FB4">
        <w:trPr>
          <w:cantSplit/>
          <w:trHeight w:val="547"/>
          <w:jc w:val="center"/>
          <w:ins w:id="1149" w:author="Emilio Cano" w:date="2026-09-24T22:23:00Z" w16du:dateUtc="2026-09-25T04:23:00Z"/>
        </w:trPr>
        <w:tc>
          <w:tcPr>
            <w:tcW w:w="12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13DD76" w14:textId="77777777" w:rsidR="009E3F66" w:rsidRDefault="009E3F66" w:rsidP="00175FB4">
            <w:pPr>
              <w:rPr>
                <w:ins w:id="1150" w:author="Emilio Cano" w:date="2026-09-24T22:23:00Z" w16du:dateUtc="2026-09-25T04:23:00Z"/>
              </w:rPr>
            </w:pPr>
            <w:ins w:id="1151" w:author="Emilio Cano" w:date="2026-09-24T22:23:00Z" w16du:dateUtc="2026-09-25T04:23:00Z">
              <w:r>
                <w:t>17/09/2026</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23C737" w14:textId="77777777" w:rsidR="009E3F66" w:rsidRDefault="009E3F66" w:rsidP="00175FB4">
            <w:pPr>
              <w:rPr>
                <w:ins w:id="1152" w:author="Emilio Cano" w:date="2026-09-24T22:23:00Z" w16du:dateUtc="2026-09-25T04:23:00Z"/>
              </w:rPr>
            </w:pPr>
            <w:ins w:id="1153" w:author="Emilio Cano" w:date="2026-09-24T22:23:00Z" w16du:dateUtc="2026-09-25T04:23:00Z">
              <w:r>
                <w:t>14:00</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9E7087" w14:textId="77777777" w:rsidR="009E3F66" w:rsidRDefault="009E3F66" w:rsidP="00175FB4">
            <w:pPr>
              <w:rPr>
                <w:ins w:id="1154" w:author="Emilio Cano" w:date="2026-09-24T22:23:00Z" w16du:dateUtc="2026-09-25T04:23:00Z"/>
              </w:rPr>
            </w:pPr>
            <w:ins w:id="1155" w:author="Emilio Cano" w:date="2026-09-24T22:23:00Z" w16du:dateUtc="2026-09-25T04:23:00Z">
              <w:r>
                <w:t>15:15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4FEC4C" w14:textId="77777777" w:rsidR="009E3F66" w:rsidRDefault="009E3F66" w:rsidP="00175FB4">
            <w:pPr>
              <w:rPr>
                <w:ins w:id="1156" w:author="Emilio Cano" w:date="2026-09-24T22:23:00Z" w16du:dateUtc="2026-09-25T04:23:00Z"/>
              </w:rPr>
            </w:pPr>
            <w:ins w:id="1157" w:author="Emilio Cano" w:date="2026-09-24T22:23:00Z" w16du:dateUtc="2026-09-25T04:23:00Z">
              <w:r>
                <w:t>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28DFD3" w14:textId="77777777" w:rsidR="009E3F66" w:rsidRDefault="009E3F66" w:rsidP="00175FB4">
            <w:pPr>
              <w:rPr>
                <w:ins w:id="1158" w:author="Emilio Cano" w:date="2026-09-24T22:23:00Z" w16du:dateUtc="2026-09-25T04:23:00Z"/>
              </w:rPr>
            </w:pPr>
            <w:ins w:id="1159" w:author="Emilio Cano" w:date="2026-09-24T22:23:00Z" w16du:dateUtc="2026-09-25T04:23:00Z">
              <w:r>
                <w:t>60</w:t>
              </w:r>
            </w:ins>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1F6EAE" w14:textId="77777777" w:rsidR="009E3F66" w:rsidRDefault="009E3F66" w:rsidP="00175FB4">
            <w:pPr>
              <w:rPr>
                <w:ins w:id="1160" w:author="Emilio Cano" w:date="2026-09-24T22:23:00Z" w16du:dateUtc="2026-09-25T04:23:00Z"/>
              </w:rPr>
            </w:pPr>
            <w:ins w:id="1161" w:author="Emilio Cano" w:date="2026-09-24T22:23:00Z" w16du:dateUtc="2026-09-25T04:23:00Z">
              <w:r>
                <w:t>T03 Probar búsqueda</w:t>
              </w:r>
            </w:ins>
          </w:p>
        </w:tc>
        <w:tc>
          <w:tcPr>
            <w:tcW w:w="28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E5D890" w14:textId="77777777" w:rsidR="009E3F66" w:rsidRDefault="009E3F66" w:rsidP="00175FB4">
            <w:pPr>
              <w:rPr>
                <w:ins w:id="1162" w:author="Emilio Cano" w:date="2026-09-24T22:23:00Z" w16du:dateUtc="2026-09-25T04:23:00Z"/>
              </w:rPr>
            </w:pPr>
            <w:ins w:id="1163" w:author="Emilio Cano" w:date="2026-09-24T22:23:00Z" w16du:dateUtc="2026-09-25T04:23:00Z">
              <w:r>
                <w:t>Pruebas con mayúsculas, tildes y texto vacío</w:t>
              </w:r>
            </w:ins>
          </w:p>
        </w:tc>
      </w:tr>
      <w:tr w:rsidR="009E3F66" w14:paraId="3360B77F" w14:textId="77777777" w:rsidTr="00175FB4">
        <w:trPr>
          <w:cantSplit/>
          <w:trHeight w:val="547"/>
          <w:jc w:val="center"/>
          <w:ins w:id="1164" w:author="Emilio Cano" w:date="2026-09-24T22:23:00Z" w16du:dateUtc="2026-09-25T04:23:00Z"/>
        </w:trPr>
        <w:tc>
          <w:tcPr>
            <w:tcW w:w="12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258264" w14:textId="77777777" w:rsidR="009E3F66" w:rsidRDefault="009E3F66" w:rsidP="00175FB4">
            <w:pPr>
              <w:rPr>
                <w:ins w:id="1165" w:author="Emilio Cano" w:date="2026-09-24T22:23:00Z" w16du:dateUtc="2026-09-25T04:23:00Z"/>
              </w:rPr>
            </w:pPr>
            <w:ins w:id="1166" w:author="Emilio Cano" w:date="2026-09-24T22:23:00Z" w16du:dateUtc="2026-09-25T04:23:00Z">
              <w:r>
                <w:lastRenderedPageBreak/>
                <w:t>18/09/2026</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07F68B" w14:textId="77777777" w:rsidR="009E3F66" w:rsidRDefault="009E3F66" w:rsidP="00175FB4">
            <w:pPr>
              <w:rPr>
                <w:ins w:id="1167" w:author="Emilio Cano" w:date="2026-09-24T22:23:00Z" w16du:dateUtc="2026-09-25T04:23:00Z"/>
              </w:rPr>
            </w:pPr>
            <w:ins w:id="1168" w:author="Emilio Cano" w:date="2026-09-24T22:23:00Z" w16du:dateUtc="2026-09-25T04:23:00Z">
              <w:r>
                <w:t>16:00</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89FF85" w14:textId="77777777" w:rsidR="009E3F66" w:rsidRDefault="009E3F66" w:rsidP="00175FB4">
            <w:pPr>
              <w:rPr>
                <w:ins w:id="1169" w:author="Emilio Cano" w:date="2026-09-24T22:23:00Z" w16du:dateUtc="2026-09-25T04:23:00Z"/>
              </w:rPr>
            </w:pPr>
            <w:ins w:id="1170" w:author="Emilio Cano" w:date="2026-09-24T22:23:00Z" w16du:dateUtc="2026-09-25T04:23:00Z">
              <w:r>
                <w:t>18:15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1C8708" w14:textId="77777777" w:rsidR="009E3F66" w:rsidRDefault="009E3F66" w:rsidP="00175FB4">
            <w:pPr>
              <w:rPr>
                <w:ins w:id="1171" w:author="Emilio Cano" w:date="2026-09-24T22:23:00Z" w16du:dateUtc="2026-09-25T04:23:00Z"/>
              </w:rPr>
            </w:pPr>
            <w:ins w:id="1172" w:author="Emilio Cano" w:date="2026-09-24T22:23:00Z" w16du:dateUtc="2026-09-25T04:23:00Z">
              <w:r>
                <w:t>15</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74FF17" w14:textId="77777777" w:rsidR="009E3F66" w:rsidRDefault="009E3F66" w:rsidP="00175FB4">
            <w:pPr>
              <w:rPr>
                <w:ins w:id="1173" w:author="Emilio Cano" w:date="2026-09-24T22:23:00Z" w16du:dateUtc="2026-09-25T04:23:00Z"/>
              </w:rPr>
            </w:pPr>
            <w:ins w:id="1174" w:author="Emilio Cano" w:date="2026-09-24T22:23:00Z" w16du:dateUtc="2026-09-25T04:23:00Z">
              <w:r>
                <w:t>120</w:t>
              </w:r>
            </w:ins>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6B169C" w14:textId="77777777" w:rsidR="009E3F66" w:rsidRDefault="009E3F66" w:rsidP="00175FB4">
            <w:pPr>
              <w:rPr>
                <w:ins w:id="1175" w:author="Emilio Cano" w:date="2026-09-24T22:23:00Z" w16du:dateUtc="2026-09-25T04:23:00Z"/>
              </w:rPr>
            </w:pPr>
            <w:ins w:id="1176" w:author="Emilio Cano" w:date="2026-09-24T22:23:00Z" w16du:dateUtc="2026-09-25T04:23:00Z">
              <w:r>
                <w:t>T14 Revisión técnica</w:t>
              </w:r>
            </w:ins>
          </w:p>
        </w:tc>
        <w:tc>
          <w:tcPr>
            <w:tcW w:w="28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4F1EE2" w14:textId="77777777" w:rsidR="009E3F66" w:rsidRDefault="009E3F66" w:rsidP="00175FB4">
            <w:pPr>
              <w:rPr>
                <w:ins w:id="1177" w:author="Emilio Cano" w:date="2026-09-24T22:23:00Z" w16du:dateUtc="2026-09-25T04:23:00Z"/>
              </w:rPr>
            </w:pPr>
            <w:ins w:id="1178" w:author="Emilio Cano" w:date="2026-09-24T22:23:00Z" w16du:dateUtc="2026-09-25T04:23:00Z">
              <w:r>
                <w:t>Revisión de listas y autenticación</w:t>
              </w:r>
            </w:ins>
          </w:p>
        </w:tc>
      </w:tr>
      <w:tr w:rsidR="009E3F66" w14:paraId="55B139A5" w14:textId="77777777" w:rsidTr="00175FB4">
        <w:trPr>
          <w:cantSplit/>
          <w:trHeight w:val="547"/>
          <w:jc w:val="center"/>
          <w:ins w:id="1179" w:author="Emilio Cano" w:date="2026-09-24T22:23:00Z" w16du:dateUtc="2026-09-25T04:23:00Z"/>
        </w:trPr>
        <w:tc>
          <w:tcPr>
            <w:tcW w:w="12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6C4321" w14:textId="77777777" w:rsidR="009E3F66" w:rsidRDefault="009E3F66" w:rsidP="00175FB4">
            <w:pPr>
              <w:rPr>
                <w:ins w:id="1180" w:author="Emilio Cano" w:date="2026-09-24T22:23:00Z" w16du:dateUtc="2026-09-25T04:23:00Z"/>
              </w:rPr>
            </w:pPr>
            <w:ins w:id="1181" w:author="Emilio Cano" w:date="2026-09-24T22:23:00Z" w16du:dateUtc="2026-09-25T04:23:00Z">
              <w:r>
                <w:t>23/09/2026</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58011B" w14:textId="77777777" w:rsidR="009E3F66" w:rsidRDefault="009E3F66" w:rsidP="00175FB4">
            <w:pPr>
              <w:rPr>
                <w:ins w:id="1182" w:author="Emilio Cano" w:date="2026-09-24T22:23:00Z" w16du:dateUtc="2026-09-25T04:23:00Z"/>
              </w:rPr>
            </w:pPr>
            <w:ins w:id="1183" w:author="Emilio Cano" w:date="2026-09-24T22:23:00Z" w16du:dateUtc="2026-09-25T04:23:00Z">
              <w:r>
                <w:t>15:00</w:t>
              </w:r>
            </w:ins>
          </w:p>
        </w:tc>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2F6AE2" w14:textId="77777777" w:rsidR="009E3F66" w:rsidRDefault="009E3F66" w:rsidP="00175FB4">
            <w:pPr>
              <w:rPr>
                <w:ins w:id="1184" w:author="Emilio Cano" w:date="2026-09-24T22:23:00Z" w16du:dateUtc="2026-09-25T04:23:00Z"/>
              </w:rPr>
            </w:pPr>
            <w:ins w:id="1185" w:author="Emilio Cano" w:date="2026-09-24T22:23:00Z" w16du:dateUtc="2026-09-25T04:23:00Z">
              <w:r>
                <w:t>16:00</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244688" w14:textId="77777777" w:rsidR="009E3F66" w:rsidRDefault="009E3F66" w:rsidP="00175FB4">
            <w:pPr>
              <w:rPr>
                <w:ins w:id="1186" w:author="Emilio Cano" w:date="2026-09-24T22:23:00Z" w16du:dateUtc="2026-09-25T04:23:00Z"/>
              </w:rPr>
            </w:pPr>
            <w:ins w:id="1187" w:author="Emilio Cano" w:date="2026-09-24T22:23:00Z" w16du:dateUtc="2026-09-25T04:23:00Z">
              <w:r>
                <w:t>0</w:t>
              </w:r>
            </w:ins>
          </w:p>
        </w:tc>
        <w:tc>
          <w:tcPr>
            <w:tcW w:w="11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B28E92" w14:textId="77777777" w:rsidR="009E3F66" w:rsidRDefault="009E3F66" w:rsidP="00175FB4">
            <w:pPr>
              <w:rPr>
                <w:ins w:id="1188" w:author="Emilio Cano" w:date="2026-09-24T22:23:00Z" w16du:dateUtc="2026-09-25T04:23:00Z"/>
              </w:rPr>
            </w:pPr>
            <w:ins w:id="1189" w:author="Emilio Cano" w:date="2026-09-24T22:23:00Z" w16du:dateUtc="2026-09-25T04:23:00Z">
              <w:r>
                <w:t>60</w:t>
              </w:r>
            </w:ins>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14559A" w14:textId="77777777" w:rsidR="009E3F66" w:rsidRDefault="009E3F66" w:rsidP="00175FB4">
            <w:pPr>
              <w:rPr>
                <w:ins w:id="1190" w:author="Emilio Cano" w:date="2026-09-24T22:23:00Z" w16du:dateUtc="2026-09-25T04:23:00Z"/>
              </w:rPr>
            </w:pPr>
            <w:ins w:id="1191" w:author="Emilio Cano" w:date="2026-09-24T22:23:00Z" w16du:dateUtc="2026-09-25T04:23:00Z">
              <w:r>
                <w:t>T17/T18 Ajustes y documento</w:t>
              </w:r>
            </w:ins>
          </w:p>
        </w:tc>
        <w:tc>
          <w:tcPr>
            <w:tcW w:w="28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24B142" w14:textId="77777777" w:rsidR="009E3F66" w:rsidRDefault="009E3F66" w:rsidP="00175FB4">
            <w:pPr>
              <w:rPr>
                <w:ins w:id="1192" w:author="Emilio Cano" w:date="2026-09-24T22:23:00Z" w16du:dateUtc="2026-09-25T04:23:00Z"/>
              </w:rPr>
            </w:pPr>
            <w:ins w:id="1193" w:author="Emilio Cano" w:date="2026-09-24T22:23:00Z" w16du:dateUtc="2026-09-25T04:23:00Z">
              <w:r>
                <w:t>Correcciones finales y cierre del documento</w:t>
              </w:r>
            </w:ins>
          </w:p>
        </w:tc>
      </w:tr>
    </w:tbl>
    <w:p w14:paraId="307C2A34" w14:textId="77777777" w:rsidR="009E3F66" w:rsidRDefault="009E3F66" w:rsidP="0020288E">
      <w:pPr>
        <w:rPr>
          <w:ins w:id="1194" w:author="Emilio Cano" w:date="2026-09-24T22:58:00Z" w16du:dateUtc="2026-09-25T04:58:00Z"/>
        </w:rPr>
      </w:pPr>
    </w:p>
    <w:p w14:paraId="159A663B" w14:textId="2771192C" w:rsidR="009F2D8C" w:rsidRDefault="009F2D8C" w:rsidP="0020288E">
      <w:pPr>
        <w:rPr>
          <w:ins w:id="1195" w:author="Emilio Cano" w:date="2026-09-24T22:58:00Z" w16du:dateUtc="2026-09-25T04:58:00Z"/>
        </w:rPr>
      </w:pPr>
    </w:p>
    <w:p w14:paraId="4F1F5977" w14:textId="57FE73F9" w:rsidR="009F2D8C" w:rsidRDefault="009F2D8C" w:rsidP="0020288E">
      <w:pPr>
        <w:rPr>
          <w:ins w:id="1196" w:author="Emilio Cano" w:date="2026-09-24T22:58:00Z" w16du:dateUtc="2026-09-25T04:58:00Z"/>
          <w:sz w:val="36"/>
          <w:szCs w:val="36"/>
        </w:rPr>
      </w:pPr>
      <w:ins w:id="1197" w:author="Emilio Cano" w:date="2026-09-24T22:58:00Z" w16du:dateUtc="2026-09-25T04:58:00Z">
        <w:r>
          <w:rPr>
            <w:sz w:val="36"/>
            <w:szCs w:val="36"/>
          </w:rPr>
          <w:t>7. Correos y contraseñas de prueba</w:t>
        </w:r>
      </w:ins>
    </w:p>
    <w:p w14:paraId="412742E1" w14:textId="0CC100A2" w:rsidR="009F2D8C" w:rsidRDefault="009F2D8C" w:rsidP="0020288E">
      <w:pPr>
        <w:rPr>
          <w:ins w:id="1198" w:author="Emilio Cano" w:date="2026-09-24T22:59:00Z" w16du:dateUtc="2026-09-25T04:59:00Z"/>
          <w:b/>
          <w:bCs/>
          <w:sz w:val="28"/>
          <w:szCs w:val="28"/>
        </w:rPr>
      </w:pPr>
      <w:ins w:id="1199" w:author="Emilio Cano" w:date="2026-09-24T22:59:00Z" w16du:dateUtc="2026-09-25T04:59:00Z">
        <w:r w:rsidRPr="009F2D8C">
          <w:rPr>
            <w:b/>
            <w:bCs/>
            <w:sz w:val="28"/>
            <w:szCs w:val="28"/>
          </w:rPr>
          <w:t>Líder de Videojuegos | `lider.videojuegos@universidad.edu` | `Lider1234`     |</w:t>
        </w:r>
      </w:ins>
    </w:p>
    <w:p w14:paraId="614F246D" w14:textId="77777777" w:rsidR="009F2D8C" w:rsidRDefault="009F2D8C" w:rsidP="0020288E">
      <w:pPr>
        <w:rPr>
          <w:ins w:id="1200" w:author="Emilio Cano" w:date="2026-09-24T22:59:00Z" w16du:dateUtc="2026-09-25T04:59:00Z"/>
          <w:b/>
          <w:bCs/>
          <w:sz w:val="28"/>
          <w:szCs w:val="28"/>
        </w:rPr>
      </w:pPr>
    </w:p>
    <w:p w14:paraId="24D83869" w14:textId="7DD6469C" w:rsidR="009F2D8C" w:rsidRDefault="009F2D8C" w:rsidP="0020288E">
      <w:pPr>
        <w:rPr>
          <w:ins w:id="1201" w:author="Emilio Cano" w:date="2026-09-24T23:04:00Z" w16du:dateUtc="2026-09-25T05:04:00Z"/>
          <w:b/>
          <w:bCs/>
          <w:sz w:val="28"/>
          <w:szCs w:val="28"/>
        </w:rPr>
      </w:pPr>
      <w:ins w:id="1202" w:author="Emilio Cano" w:date="2026-09-24T22:59:00Z" w16du:dateUtc="2026-09-25T04:59:00Z">
        <w:r w:rsidRPr="009F2D8C">
          <w:rPr>
            <w:b/>
            <w:bCs/>
            <w:sz w:val="28"/>
            <w:szCs w:val="28"/>
          </w:rPr>
          <w:t>Líder de Robótica    | `lider.robotica@universidad.edu`    | `Lider1234`     |</w:t>
        </w:r>
      </w:ins>
    </w:p>
    <w:p w14:paraId="75C5BE20" w14:textId="77777777" w:rsidR="00417ABF" w:rsidRDefault="00417ABF" w:rsidP="0020288E">
      <w:pPr>
        <w:rPr>
          <w:ins w:id="1203" w:author="Emilio Cano" w:date="2026-09-24T23:04:00Z" w16du:dateUtc="2026-09-25T05:04:00Z"/>
          <w:b/>
          <w:bCs/>
          <w:sz w:val="28"/>
          <w:szCs w:val="28"/>
        </w:rPr>
      </w:pPr>
    </w:p>
    <w:p w14:paraId="5B114363" w14:textId="6A65E699" w:rsidR="00417ABF" w:rsidRDefault="00417ABF" w:rsidP="0020288E">
      <w:pPr>
        <w:rPr>
          <w:ins w:id="1204" w:author="Emilio Cano" w:date="2026-09-24T23:04:00Z" w16du:dateUtc="2026-09-25T05:04:00Z"/>
          <w:b/>
          <w:bCs/>
          <w:sz w:val="28"/>
          <w:szCs w:val="28"/>
        </w:rPr>
      </w:pPr>
      <w:ins w:id="1205" w:author="Emilio Cano" w:date="2026-09-24T23:04:00Z" w16du:dateUtc="2026-09-25T05:04:00Z">
        <w:r>
          <w:rPr>
            <w:b/>
            <w:bCs/>
            <w:sz w:val="28"/>
            <w:szCs w:val="28"/>
          </w:rPr>
          <w:t>8. Tareas pendientes</w:t>
        </w:r>
      </w:ins>
    </w:p>
    <w:p w14:paraId="530D0705" w14:textId="77777777" w:rsidR="00417ABF" w:rsidRPr="00417ABF" w:rsidRDefault="00417ABF" w:rsidP="00417ABF">
      <w:pPr>
        <w:numPr>
          <w:ilvl w:val="0"/>
          <w:numId w:val="3"/>
        </w:numPr>
        <w:rPr>
          <w:ins w:id="1206" w:author="Emilio Cano" w:date="2026-09-24T23:04:00Z"/>
          <w:b/>
          <w:bCs/>
          <w:sz w:val="28"/>
          <w:szCs w:val="28"/>
          <w:lang w:val="es-MX"/>
          <w:rPrChange w:id="1207" w:author="Emilio Cano" w:date="2026-09-24T23:04:00Z" w16du:dateUtc="2026-09-25T05:04:00Z">
            <w:rPr>
              <w:ins w:id="1208" w:author="Emilio Cano" w:date="2026-09-24T23:04:00Z"/>
              <w:b/>
              <w:bCs/>
              <w:sz w:val="36"/>
              <w:szCs w:val="36"/>
              <w:lang w:val="es-MX"/>
            </w:rPr>
          </w:rPrChange>
        </w:rPr>
      </w:pPr>
      <w:ins w:id="1209" w:author="Emilio Cano" w:date="2026-09-24T23:04:00Z">
        <w:r w:rsidRPr="00417ABF">
          <w:rPr>
            <w:b/>
            <w:bCs/>
            <w:sz w:val="28"/>
            <w:szCs w:val="28"/>
            <w:lang w:val="es-MX"/>
            <w:rPrChange w:id="1210" w:author="Emilio Cano" w:date="2026-09-24T23:04:00Z" w16du:dateUtc="2026-09-25T05:04:00Z">
              <w:rPr>
                <w:b/>
                <w:bCs/>
                <w:sz w:val="36"/>
                <w:szCs w:val="36"/>
                <w:lang w:val="es-MX"/>
              </w:rPr>
            </w:rPrChange>
          </w:rPr>
          <w:t>Ver miembros del club (líder). El líder no puede ver quiénes pertenecen a su club.</w:t>
        </w:r>
      </w:ins>
    </w:p>
    <w:p w14:paraId="35D33152" w14:textId="77777777" w:rsidR="00417ABF" w:rsidRPr="00417ABF" w:rsidRDefault="00417ABF" w:rsidP="00417ABF">
      <w:pPr>
        <w:numPr>
          <w:ilvl w:val="0"/>
          <w:numId w:val="3"/>
        </w:numPr>
        <w:rPr>
          <w:ins w:id="1211" w:author="Emilio Cano" w:date="2026-09-24T23:04:00Z"/>
          <w:b/>
          <w:bCs/>
          <w:sz w:val="28"/>
          <w:szCs w:val="28"/>
          <w:lang w:val="es-MX"/>
          <w:rPrChange w:id="1212" w:author="Emilio Cano" w:date="2026-09-24T23:04:00Z" w16du:dateUtc="2026-09-25T05:04:00Z">
            <w:rPr>
              <w:ins w:id="1213" w:author="Emilio Cano" w:date="2026-09-24T23:04:00Z"/>
              <w:b/>
              <w:bCs/>
              <w:sz w:val="36"/>
              <w:szCs w:val="36"/>
              <w:lang w:val="es-MX"/>
            </w:rPr>
          </w:rPrChange>
        </w:rPr>
      </w:pPr>
      <w:ins w:id="1214" w:author="Emilio Cano" w:date="2026-09-24T23:04:00Z">
        <w:r w:rsidRPr="00417ABF">
          <w:rPr>
            <w:b/>
            <w:bCs/>
            <w:sz w:val="28"/>
            <w:szCs w:val="28"/>
            <w:lang w:val="es-MX"/>
            <w:rPrChange w:id="1215" w:author="Emilio Cano" w:date="2026-09-24T23:04:00Z" w16du:dateUtc="2026-09-25T05:04:00Z">
              <w:rPr>
                <w:b/>
                <w:bCs/>
                <w:sz w:val="36"/>
                <w:szCs w:val="36"/>
                <w:lang w:val="es-MX"/>
              </w:rPr>
            </w:rPrChange>
          </w:rPr>
          <w:t>Editar y eliminar anuncios. Un anuncio publicado no se puede corregir ni borrar.</w:t>
        </w:r>
      </w:ins>
    </w:p>
    <w:p w14:paraId="0217DCDA" w14:textId="77777777" w:rsidR="00417ABF" w:rsidRPr="00417ABF" w:rsidRDefault="00417ABF" w:rsidP="00417ABF">
      <w:pPr>
        <w:numPr>
          <w:ilvl w:val="0"/>
          <w:numId w:val="3"/>
        </w:numPr>
        <w:rPr>
          <w:ins w:id="1216" w:author="Emilio Cano" w:date="2026-09-24T23:04:00Z"/>
          <w:b/>
          <w:bCs/>
          <w:sz w:val="28"/>
          <w:szCs w:val="28"/>
          <w:lang w:val="es-MX"/>
          <w:rPrChange w:id="1217" w:author="Emilio Cano" w:date="2026-09-24T23:04:00Z" w16du:dateUtc="2026-09-25T05:04:00Z">
            <w:rPr>
              <w:ins w:id="1218" w:author="Emilio Cano" w:date="2026-09-24T23:04:00Z"/>
              <w:b/>
              <w:bCs/>
              <w:sz w:val="36"/>
              <w:szCs w:val="36"/>
              <w:lang w:val="es-MX"/>
            </w:rPr>
          </w:rPrChange>
        </w:rPr>
      </w:pPr>
      <w:ins w:id="1219" w:author="Emilio Cano" w:date="2026-09-24T23:04:00Z">
        <w:r w:rsidRPr="00417ABF">
          <w:rPr>
            <w:b/>
            <w:bCs/>
            <w:sz w:val="28"/>
            <w:szCs w:val="28"/>
            <w:lang w:val="es-MX"/>
            <w:rPrChange w:id="1220" w:author="Emilio Cano" w:date="2026-09-24T23:04:00Z" w16du:dateUtc="2026-09-25T05:04:00Z">
              <w:rPr>
                <w:b/>
                <w:bCs/>
                <w:sz w:val="36"/>
                <w:szCs w:val="36"/>
                <w:lang w:val="es-MX"/>
              </w:rPr>
            </w:rPrChange>
          </w:rPr>
          <w:t>Editar el perfil del estudiante. No se puede cambiar el nombre, la carrera ni la contraseña después de registrarse.</w:t>
        </w:r>
      </w:ins>
    </w:p>
    <w:p w14:paraId="6880444D" w14:textId="77777777" w:rsidR="00417ABF" w:rsidRDefault="00417ABF" w:rsidP="00417ABF">
      <w:pPr>
        <w:numPr>
          <w:ilvl w:val="0"/>
          <w:numId w:val="3"/>
        </w:numPr>
        <w:rPr>
          <w:ins w:id="1221" w:author="Emilio Cano" w:date="2026-09-24T23:05:00Z" w16du:dateUtc="2026-09-25T05:05:00Z"/>
          <w:b/>
          <w:bCs/>
          <w:sz w:val="28"/>
          <w:szCs w:val="28"/>
          <w:lang w:val="es-MX"/>
        </w:rPr>
      </w:pPr>
      <w:ins w:id="1222" w:author="Emilio Cano" w:date="2026-09-24T23:04:00Z">
        <w:r w:rsidRPr="00417ABF">
          <w:rPr>
            <w:b/>
            <w:bCs/>
            <w:sz w:val="28"/>
            <w:szCs w:val="28"/>
            <w:lang w:val="es-MX"/>
            <w:rPrChange w:id="1223" w:author="Emilio Cano" w:date="2026-09-24T23:04:00Z" w16du:dateUtc="2026-09-25T05:04:00Z">
              <w:rPr>
                <w:b/>
                <w:bCs/>
                <w:sz w:val="36"/>
                <w:szCs w:val="36"/>
                <w:lang w:val="es-MX"/>
              </w:rPr>
            </w:rPrChange>
          </w:rPr>
          <w:t>Crear y administrar clubes. Los clubes y los líderes solo existen en los datos de ejemplo; no hay forma de agregar un club nuevo desde el programa.</w:t>
        </w:r>
      </w:ins>
    </w:p>
    <w:p w14:paraId="2A90B3A6" w14:textId="45580901" w:rsidR="00417ABF" w:rsidRPr="00417ABF" w:rsidRDefault="00417ABF" w:rsidP="00417ABF">
      <w:pPr>
        <w:numPr>
          <w:ilvl w:val="0"/>
          <w:numId w:val="3"/>
        </w:numPr>
        <w:rPr>
          <w:ins w:id="1224" w:author="Emilio Cano" w:date="2026-09-24T23:04:00Z"/>
          <w:b/>
          <w:bCs/>
          <w:sz w:val="28"/>
          <w:szCs w:val="28"/>
          <w:lang w:val="es-MX"/>
          <w:rPrChange w:id="1225" w:author="Emilio Cano" w:date="2026-09-24T23:04:00Z" w16du:dateUtc="2026-09-25T05:04:00Z">
            <w:rPr>
              <w:ins w:id="1226" w:author="Emilio Cano" w:date="2026-09-24T23:04:00Z"/>
              <w:b/>
              <w:bCs/>
              <w:sz w:val="36"/>
              <w:szCs w:val="36"/>
              <w:lang w:val="es-MX"/>
            </w:rPr>
          </w:rPrChange>
        </w:rPr>
      </w:pPr>
      <w:ins w:id="1227" w:author="Emilio Cano" w:date="2026-09-24T23:05:00Z">
        <w:r w:rsidRPr="00417ABF">
          <w:rPr>
            <w:b/>
            <w:bCs/>
            <w:sz w:val="28"/>
            <w:szCs w:val="28"/>
          </w:rPr>
          <w:t xml:space="preserve">Guardar después de cada cambio. Ahora los datos solo se guardan al cerrar la ventana con la X. Si el programa se detiene de otra forma, se pierde lo que se hizo en esa sesión. Falta llamar a </w:t>
        </w:r>
      </w:ins>
      <w:ins w:id="1228" w:author="Emilio Cano" w:date="2026-09-24T23:05:00Z" w16du:dateUtc="2026-09-25T05:05:00Z">
        <w:r w:rsidRPr="00417ABF">
          <w:rPr>
            <w:b/>
            <w:bCs/>
            <w:sz w:val="28"/>
            <w:szCs w:val="28"/>
          </w:rPr>
          <w:t>guardar (</w:t>
        </w:r>
      </w:ins>
      <w:ins w:id="1229" w:author="Emilio Cano" w:date="2026-09-24T23:05:00Z">
        <w:r w:rsidRPr="00417ABF">
          <w:rPr>
            <w:b/>
            <w:bCs/>
            <w:sz w:val="28"/>
            <w:szCs w:val="28"/>
          </w:rPr>
          <w:t>) al final de cada operación que modifica datos.</w:t>
        </w:r>
      </w:ins>
    </w:p>
    <w:p w14:paraId="45FC2D27" w14:textId="77777777" w:rsidR="00417ABF" w:rsidRPr="00417ABF" w:rsidRDefault="00417ABF" w:rsidP="0020288E">
      <w:pPr>
        <w:rPr>
          <w:b/>
          <w:bCs/>
          <w:sz w:val="36"/>
          <w:szCs w:val="36"/>
          <w:rPrChange w:id="1230" w:author="Emilio Cano" w:date="2026-09-24T23:04:00Z" w16du:dateUtc="2026-09-25T05:04:00Z">
            <w:rPr/>
          </w:rPrChange>
        </w:rPr>
      </w:pPr>
    </w:p>
    <w:sectPr w:rsidR="00417ABF" w:rsidRPr="00417ABF" w:rsidSect="002028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45979"/>
    <w:multiLevelType w:val="hybridMultilevel"/>
    <w:tmpl w:val="AA3681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7483834"/>
    <w:multiLevelType w:val="hybridMultilevel"/>
    <w:tmpl w:val="AE8EF7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A853825"/>
    <w:multiLevelType w:val="multilevel"/>
    <w:tmpl w:val="284C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277954">
    <w:abstractNumId w:val="0"/>
  </w:num>
  <w:num w:numId="2" w16cid:durableId="640038986">
    <w:abstractNumId w:val="1"/>
  </w:num>
  <w:num w:numId="3" w16cid:durableId="13341829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 LEON DE LEON, ROGELIO AUGUSTO">
    <w15:presenceInfo w15:providerId="AD" w15:userId="S::dele262024@uvg.edu.gt::ebfcc24e-b516-4483-9b77-0a29bf10eb65"/>
  </w15:person>
  <w15:person w15:author="Jonathan David Delgado Chavarria">
    <w15:presenceInfo w15:providerId="Windows Live" w15:userId="350ecc466e7fd300"/>
  </w15:person>
  <w15:person w15:author="Emilio Cano">
    <w15:presenceInfo w15:providerId="Windows Live" w15:userId="78a04d6010e80c45"/>
  </w15:person>
  <w15:person w15:author="Edg18">
    <w15:presenceInfo w15:providerId="Windows Live" w15:userId="90ef3c18ba9d65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88E"/>
    <w:rsid w:val="0000200E"/>
    <w:rsid w:val="000765B3"/>
    <w:rsid w:val="0020288E"/>
    <w:rsid w:val="002737B5"/>
    <w:rsid w:val="003254D2"/>
    <w:rsid w:val="003539D0"/>
    <w:rsid w:val="00417ABF"/>
    <w:rsid w:val="0045755E"/>
    <w:rsid w:val="004A7EA1"/>
    <w:rsid w:val="007B3ED4"/>
    <w:rsid w:val="0082716A"/>
    <w:rsid w:val="009C4FEA"/>
    <w:rsid w:val="009D7519"/>
    <w:rsid w:val="009E3F66"/>
    <w:rsid w:val="009F2D8C"/>
    <w:rsid w:val="00A406F8"/>
    <w:rsid w:val="00A564E5"/>
    <w:rsid w:val="00AD1280"/>
    <w:rsid w:val="00C34E9F"/>
    <w:rsid w:val="00C54654"/>
    <w:rsid w:val="00E527E1"/>
    <w:rsid w:val="00EB68A4"/>
    <w:rsid w:val="00FE449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8CB0"/>
  <w15:chartTrackingRefBased/>
  <w15:docId w15:val="{895B8C97-1C67-481A-BC1F-BBF57184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8E"/>
    <w:pPr>
      <w:spacing w:after="140" w:line="259" w:lineRule="auto"/>
    </w:pPr>
    <w:rPr>
      <w:rFonts w:ascii="Calibri" w:eastAsiaTheme="minorEastAsia" w:hAnsi="Calibri"/>
      <w:kern w:val="0"/>
      <w:sz w:val="22"/>
      <w:szCs w:val="22"/>
      <w:lang w:val="es-GT"/>
      <w14:ligatures w14:val="none"/>
    </w:rPr>
  </w:style>
  <w:style w:type="paragraph" w:styleId="Ttulo1">
    <w:name w:val="heading 1"/>
    <w:basedOn w:val="Normal"/>
    <w:next w:val="Normal"/>
    <w:link w:val="Ttulo1Car"/>
    <w:uiPriority w:val="9"/>
    <w:qFormat/>
    <w:rsid w:val="0020288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419"/>
      <w14:ligatures w14:val="standardContextual"/>
    </w:rPr>
  </w:style>
  <w:style w:type="paragraph" w:styleId="Ttulo2">
    <w:name w:val="heading 2"/>
    <w:basedOn w:val="Normal"/>
    <w:next w:val="Normal"/>
    <w:link w:val="Ttulo2Car"/>
    <w:uiPriority w:val="9"/>
    <w:unhideWhenUsed/>
    <w:qFormat/>
    <w:rsid w:val="0020288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419"/>
      <w14:ligatures w14:val="standardContextual"/>
    </w:rPr>
  </w:style>
  <w:style w:type="paragraph" w:styleId="Ttulo3">
    <w:name w:val="heading 3"/>
    <w:basedOn w:val="Normal"/>
    <w:next w:val="Normal"/>
    <w:link w:val="Ttulo3Car"/>
    <w:uiPriority w:val="9"/>
    <w:semiHidden/>
    <w:unhideWhenUsed/>
    <w:qFormat/>
    <w:rsid w:val="0020288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419"/>
      <w14:ligatures w14:val="standardContextual"/>
    </w:rPr>
  </w:style>
  <w:style w:type="paragraph" w:styleId="Ttulo4">
    <w:name w:val="heading 4"/>
    <w:basedOn w:val="Normal"/>
    <w:next w:val="Normal"/>
    <w:link w:val="Ttulo4Car"/>
    <w:uiPriority w:val="9"/>
    <w:semiHidden/>
    <w:unhideWhenUsed/>
    <w:qFormat/>
    <w:rsid w:val="0020288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419"/>
      <w14:ligatures w14:val="standardContextual"/>
    </w:rPr>
  </w:style>
  <w:style w:type="paragraph" w:styleId="Ttulo5">
    <w:name w:val="heading 5"/>
    <w:basedOn w:val="Normal"/>
    <w:next w:val="Normal"/>
    <w:link w:val="Ttulo5Car"/>
    <w:uiPriority w:val="9"/>
    <w:semiHidden/>
    <w:unhideWhenUsed/>
    <w:qFormat/>
    <w:rsid w:val="0020288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419"/>
      <w14:ligatures w14:val="standardContextual"/>
    </w:rPr>
  </w:style>
  <w:style w:type="paragraph" w:styleId="Ttulo6">
    <w:name w:val="heading 6"/>
    <w:basedOn w:val="Normal"/>
    <w:next w:val="Normal"/>
    <w:link w:val="Ttulo6Car"/>
    <w:uiPriority w:val="9"/>
    <w:semiHidden/>
    <w:unhideWhenUsed/>
    <w:qFormat/>
    <w:rsid w:val="0020288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s-419"/>
      <w14:ligatures w14:val="standardContextual"/>
    </w:rPr>
  </w:style>
  <w:style w:type="paragraph" w:styleId="Ttulo7">
    <w:name w:val="heading 7"/>
    <w:basedOn w:val="Normal"/>
    <w:next w:val="Normal"/>
    <w:link w:val="Ttulo7Car"/>
    <w:uiPriority w:val="9"/>
    <w:semiHidden/>
    <w:unhideWhenUsed/>
    <w:qFormat/>
    <w:rsid w:val="0020288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s-419"/>
      <w14:ligatures w14:val="standardContextual"/>
    </w:rPr>
  </w:style>
  <w:style w:type="paragraph" w:styleId="Ttulo8">
    <w:name w:val="heading 8"/>
    <w:basedOn w:val="Normal"/>
    <w:next w:val="Normal"/>
    <w:link w:val="Ttulo8Car"/>
    <w:uiPriority w:val="9"/>
    <w:semiHidden/>
    <w:unhideWhenUsed/>
    <w:qFormat/>
    <w:rsid w:val="0020288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s-419"/>
      <w14:ligatures w14:val="standardContextual"/>
    </w:rPr>
  </w:style>
  <w:style w:type="paragraph" w:styleId="Ttulo9">
    <w:name w:val="heading 9"/>
    <w:basedOn w:val="Normal"/>
    <w:next w:val="Normal"/>
    <w:link w:val="Ttulo9Car"/>
    <w:uiPriority w:val="9"/>
    <w:semiHidden/>
    <w:unhideWhenUsed/>
    <w:qFormat/>
    <w:rsid w:val="0020288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s-419"/>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28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028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28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28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28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28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28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28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288E"/>
    <w:rPr>
      <w:rFonts w:eastAsiaTheme="majorEastAsia" w:cstheme="majorBidi"/>
      <w:color w:val="272727" w:themeColor="text1" w:themeTint="D8"/>
    </w:rPr>
  </w:style>
  <w:style w:type="paragraph" w:styleId="Ttulo">
    <w:name w:val="Title"/>
    <w:basedOn w:val="Normal"/>
    <w:next w:val="Normal"/>
    <w:link w:val="TtuloCar"/>
    <w:uiPriority w:val="10"/>
    <w:qFormat/>
    <w:rsid w:val="0020288E"/>
    <w:pPr>
      <w:spacing w:after="80" w:line="240" w:lineRule="auto"/>
      <w:contextualSpacing/>
    </w:pPr>
    <w:rPr>
      <w:rFonts w:asciiTheme="majorHAnsi" w:eastAsiaTheme="majorEastAsia" w:hAnsiTheme="majorHAnsi" w:cstheme="majorBidi"/>
      <w:spacing w:val="-10"/>
      <w:kern w:val="28"/>
      <w:sz w:val="56"/>
      <w:szCs w:val="56"/>
      <w:lang w:val="es-419"/>
      <w14:ligatures w14:val="standardContextual"/>
    </w:rPr>
  </w:style>
  <w:style w:type="character" w:customStyle="1" w:styleId="TtuloCar">
    <w:name w:val="Título Car"/>
    <w:basedOn w:val="Fuentedeprrafopredeter"/>
    <w:link w:val="Ttulo"/>
    <w:uiPriority w:val="10"/>
    <w:rsid w:val="002028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288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419"/>
      <w14:ligatures w14:val="standardContextual"/>
    </w:rPr>
  </w:style>
  <w:style w:type="character" w:customStyle="1" w:styleId="SubttuloCar">
    <w:name w:val="Subtítulo Car"/>
    <w:basedOn w:val="Fuentedeprrafopredeter"/>
    <w:link w:val="Subttulo"/>
    <w:uiPriority w:val="11"/>
    <w:rsid w:val="002028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288E"/>
    <w:pPr>
      <w:spacing w:before="160" w:after="160" w:line="278" w:lineRule="auto"/>
      <w:jc w:val="center"/>
    </w:pPr>
    <w:rPr>
      <w:rFonts w:asciiTheme="minorHAnsi" w:eastAsiaTheme="minorHAnsi" w:hAnsiTheme="minorHAnsi"/>
      <w:i/>
      <w:iCs/>
      <w:color w:val="404040" w:themeColor="text1" w:themeTint="BF"/>
      <w:kern w:val="2"/>
      <w:sz w:val="24"/>
      <w:szCs w:val="24"/>
      <w:lang w:val="es-419"/>
      <w14:ligatures w14:val="standardContextual"/>
    </w:rPr>
  </w:style>
  <w:style w:type="character" w:customStyle="1" w:styleId="CitaCar">
    <w:name w:val="Cita Car"/>
    <w:basedOn w:val="Fuentedeprrafopredeter"/>
    <w:link w:val="Cita"/>
    <w:uiPriority w:val="29"/>
    <w:rsid w:val="0020288E"/>
    <w:rPr>
      <w:i/>
      <w:iCs/>
      <w:color w:val="404040" w:themeColor="text1" w:themeTint="BF"/>
    </w:rPr>
  </w:style>
  <w:style w:type="paragraph" w:styleId="Prrafodelista">
    <w:name w:val="List Paragraph"/>
    <w:basedOn w:val="Normal"/>
    <w:uiPriority w:val="34"/>
    <w:qFormat/>
    <w:rsid w:val="0020288E"/>
    <w:pPr>
      <w:spacing w:after="160" w:line="278" w:lineRule="auto"/>
      <w:ind w:left="720"/>
      <w:contextualSpacing/>
    </w:pPr>
    <w:rPr>
      <w:rFonts w:asciiTheme="minorHAnsi" w:eastAsiaTheme="minorHAnsi" w:hAnsiTheme="minorHAnsi"/>
      <w:kern w:val="2"/>
      <w:sz w:val="24"/>
      <w:szCs w:val="24"/>
      <w:lang w:val="es-419"/>
      <w14:ligatures w14:val="standardContextual"/>
    </w:rPr>
  </w:style>
  <w:style w:type="character" w:styleId="nfasisintenso">
    <w:name w:val="Intense Emphasis"/>
    <w:basedOn w:val="Fuentedeprrafopredeter"/>
    <w:uiPriority w:val="21"/>
    <w:qFormat/>
    <w:rsid w:val="0020288E"/>
    <w:rPr>
      <w:i/>
      <w:iCs/>
      <w:color w:val="0F4761" w:themeColor="accent1" w:themeShade="BF"/>
    </w:rPr>
  </w:style>
  <w:style w:type="paragraph" w:styleId="Citadestacada">
    <w:name w:val="Intense Quote"/>
    <w:basedOn w:val="Normal"/>
    <w:next w:val="Normal"/>
    <w:link w:val="CitadestacadaCar"/>
    <w:uiPriority w:val="30"/>
    <w:qFormat/>
    <w:rsid w:val="0020288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s-419"/>
      <w14:ligatures w14:val="standardContextual"/>
    </w:rPr>
  </w:style>
  <w:style w:type="character" w:customStyle="1" w:styleId="CitadestacadaCar">
    <w:name w:val="Cita destacada Car"/>
    <w:basedOn w:val="Fuentedeprrafopredeter"/>
    <w:link w:val="Citadestacada"/>
    <w:uiPriority w:val="30"/>
    <w:rsid w:val="0020288E"/>
    <w:rPr>
      <w:i/>
      <w:iCs/>
      <w:color w:val="0F4761" w:themeColor="accent1" w:themeShade="BF"/>
    </w:rPr>
  </w:style>
  <w:style w:type="character" w:styleId="Referenciaintensa">
    <w:name w:val="Intense Reference"/>
    <w:basedOn w:val="Fuentedeprrafopredeter"/>
    <w:uiPriority w:val="32"/>
    <w:qFormat/>
    <w:rsid w:val="0020288E"/>
    <w:rPr>
      <w:b/>
      <w:bCs/>
      <w:smallCaps/>
      <w:color w:val="0F4761" w:themeColor="accent1" w:themeShade="BF"/>
      <w:spacing w:val="5"/>
    </w:rPr>
  </w:style>
  <w:style w:type="paragraph" w:styleId="Revisin">
    <w:name w:val="Revision"/>
    <w:hidden/>
    <w:uiPriority w:val="99"/>
    <w:semiHidden/>
    <w:rsid w:val="0020288E"/>
    <w:pPr>
      <w:spacing w:after="0" w:line="240" w:lineRule="auto"/>
    </w:pPr>
    <w:rPr>
      <w:rFonts w:ascii="Calibri" w:eastAsiaTheme="minorEastAsia" w:hAnsi="Calibri"/>
      <w:kern w:val="0"/>
      <w:sz w:val="22"/>
      <w:szCs w:val="22"/>
      <w:lang w:val="es-GT"/>
      <w14:ligatures w14:val="none"/>
    </w:rPr>
  </w:style>
  <w:style w:type="paragraph" w:styleId="Textodeglobo">
    <w:name w:val="Balloon Text"/>
    <w:basedOn w:val="Normal"/>
    <w:link w:val="TextodegloboCar"/>
    <w:uiPriority w:val="99"/>
    <w:semiHidden/>
    <w:unhideWhenUsed/>
    <w:rsid w:val="00C546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4654"/>
    <w:rPr>
      <w:rFonts w:ascii="Segoe UI" w:eastAsiaTheme="minorEastAsia" w:hAnsi="Segoe UI" w:cs="Segoe UI"/>
      <w:kern w:val="0"/>
      <w:sz w:val="18"/>
      <w:szCs w:val="18"/>
      <w:lang w:val="es-GT"/>
      <w14:ligatures w14:val="none"/>
    </w:rPr>
  </w:style>
  <w:style w:type="table" w:styleId="Tablaconcuadrcula">
    <w:name w:val="Table Grid"/>
    <w:basedOn w:val="Tablanormal"/>
    <w:uiPriority w:val="39"/>
    <w:rsid w:val="00C54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F2D8C"/>
    <w:rPr>
      <w:color w:val="467886" w:themeColor="hyperlink"/>
      <w:u w:val="single"/>
    </w:rPr>
  </w:style>
  <w:style w:type="character" w:styleId="Mencinsinresolver">
    <w:name w:val="Unresolved Mention"/>
    <w:basedOn w:val="Fuentedeprrafopredeter"/>
    <w:uiPriority w:val="99"/>
    <w:semiHidden/>
    <w:unhideWhenUsed/>
    <w:rsid w:val="009F2D8C"/>
    <w:rPr>
      <w:color w:val="605E5C"/>
      <w:shd w:val="clear" w:color="auto" w:fill="E1DFDD"/>
    </w:rPr>
  </w:style>
  <w:style w:type="character" w:styleId="Hipervnculovisitado">
    <w:name w:val="FollowedHyperlink"/>
    <w:basedOn w:val="Fuentedeprrafopredeter"/>
    <w:uiPriority w:val="99"/>
    <w:semiHidden/>
    <w:unhideWhenUsed/>
    <w:rsid w:val="009F2D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78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9C9E0-2FCF-4FE2-BB11-C7AA37730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2462</Words>
  <Characters>13544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LEON DE LEON, ROGELIO AUGUSTO</dc:creator>
  <cp:keywords/>
  <dc:description/>
  <cp:lastModifiedBy>Emilio Cano</cp:lastModifiedBy>
  <cp:revision>2</cp:revision>
  <dcterms:created xsi:type="dcterms:W3CDTF">2026-09-25T05:13:00Z</dcterms:created>
  <dcterms:modified xsi:type="dcterms:W3CDTF">2026-09-25T05:13:00Z</dcterms:modified>
</cp:coreProperties>
</file>